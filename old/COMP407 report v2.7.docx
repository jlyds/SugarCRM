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45C6694" w14:textId="77777777" w:rsidR="002B6849" w:rsidRPr="00C52E41" w:rsidRDefault="00DC49C0" w:rsidP="00DC49C0">
      <w:pPr>
        <w:pBdr>
          <w:bottom w:val="single" w:sz="48" w:space="1" w:color="008000"/>
        </w:pBdr>
        <w:spacing w:before="0" w:after="0"/>
        <w:jc w:val="center"/>
      </w:pPr>
      <w:bookmarkStart w:id="0" w:name="_Toc358584278"/>
      <w:bookmarkStart w:id="1" w:name="_Toc358630293"/>
      <w:bookmarkStart w:id="2" w:name="_Toc358890388"/>
      <w:r w:rsidRPr="00C52E41">
        <w:rPr>
          <w:noProof/>
          <w:lang w:eastAsia="zh-CN"/>
        </w:rPr>
        <w:drawing>
          <wp:inline distT="0" distB="0" distL="0" distR="0" wp14:anchorId="32415334" wp14:editId="0F21C5E3">
            <wp:extent cx="2656936" cy="800049"/>
            <wp:effectExtent l="19050" t="0" r="0" b="0"/>
            <wp:docPr id="1" name="Picture 1" descr="logo 349 c&amp;p&amp;e 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349 c&amp;p&amp;e L"/>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658003" cy="800370"/>
                    </a:xfrm>
                    <a:prstGeom prst="rect">
                      <a:avLst/>
                    </a:prstGeom>
                    <a:noFill/>
                    <a:ln>
                      <a:noFill/>
                    </a:ln>
                  </pic:spPr>
                </pic:pic>
              </a:graphicData>
            </a:graphic>
          </wp:inline>
        </w:drawing>
      </w:r>
    </w:p>
    <w:p w14:paraId="47D81A7A" w14:textId="77777777" w:rsidR="00DC49C0" w:rsidRPr="00C52E41" w:rsidRDefault="00DC49C0" w:rsidP="00DC49C0">
      <w:pPr>
        <w:pBdr>
          <w:bottom w:val="single" w:sz="48" w:space="1" w:color="008000"/>
        </w:pBdr>
        <w:spacing w:before="0" w:after="0"/>
        <w:jc w:val="center"/>
      </w:pPr>
    </w:p>
    <w:p w14:paraId="487C8493" w14:textId="77777777" w:rsidR="00E46937" w:rsidRPr="00C52E41" w:rsidRDefault="00E46937" w:rsidP="00E46937">
      <w:pPr>
        <w:pStyle w:val="a6"/>
        <w:rPr>
          <w:sz w:val="36"/>
        </w:rPr>
      </w:pPr>
    </w:p>
    <w:p w14:paraId="6BF6D577" w14:textId="77777777" w:rsidR="002B6849" w:rsidRPr="00C52E41" w:rsidRDefault="002B6849" w:rsidP="00E46937">
      <w:pPr>
        <w:pStyle w:val="a6"/>
        <w:jc w:val="center"/>
        <w:rPr>
          <w:b/>
          <w:sz w:val="36"/>
        </w:rPr>
      </w:pPr>
      <w:r w:rsidRPr="00C52E41">
        <w:rPr>
          <w:b/>
          <w:sz w:val="36"/>
        </w:rPr>
        <w:t>School of Public Administration</w:t>
      </w:r>
      <w:r w:rsidR="00192826" w:rsidRPr="00C52E41">
        <w:rPr>
          <w:b/>
          <w:sz w:val="36"/>
        </w:rPr>
        <w:br/>
      </w:r>
      <w:r w:rsidRPr="00C52E41">
        <w:rPr>
          <w:b/>
          <w:sz w:val="36"/>
        </w:rPr>
        <w:t>Bachelor of Science in Computing</w:t>
      </w:r>
    </w:p>
    <w:p w14:paraId="77681CCE" w14:textId="77777777" w:rsidR="000410F4" w:rsidRPr="00C52E41" w:rsidRDefault="000410F4" w:rsidP="00E46937">
      <w:pPr>
        <w:pStyle w:val="a6"/>
        <w:rPr>
          <w:sz w:val="36"/>
        </w:rPr>
      </w:pPr>
    </w:p>
    <w:p w14:paraId="7025FE4C" w14:textId="77777777" w:rsidR="00E46937" w:rsidRPr="00C52E41" w:rsidRDefault="00E46937" w:rsidP="00E46937">
      <w:pPr>
        <w:pStyle w:val="a6"/>
        <w:rPr>
          <w:sz w:val="36"/>
        </w:rPr>
      </w:pPr>
    </w:p>
    <w:p w14:paraId="7C99A65D" w14:textId="77777777" w:rsidR="002B6849" w:rsidRPr="00C52E41" w:rsidRDefault="00AC30B3" w:rsidP="00E46937">
      <w:pPr>
        <w:pStyle w:val="a6"/>
        <w:jc w:val="center"/>
        <w:rPr>
          <w:sz w:val="28"/>
        </w:rPr>
      </w:pPr>
      <w:r w:rsidRPr="00C52E41">
        <w:rPr>
          <w:b/>
          <w:sz w:val="40"/>
        </w:rPr>
        <w:t xml:space="preserve">COMP407 </w:t>
      </w:r>
      <w:r w:rsidR="00FC010A" w:rsidRPr="00C52E41">
        <w:rPr>
          <w:rFonts w:hint="eastAsia"/>
          <w:b/>
          <w:sz w:val="40"/>
          <w:lang w:eastAsia="zh-HK"/>
        </w:rPr>
        <w:t xml:space="preserve">Selected Topics II </w:t>
      </w:r>
      <w:r w:rsidR="00FC010A" w:rsidRPr="00C52E41">
        <w:rPr>
          <w:b/>
          <w:sz w:val="40"/>
          <w:lang w:eastAsia="zh-HK"/>
        </w:rPr>
        <w:t>–</w:t>
      </w:r>
      <w:r w:rsidR="00FC010A" w:rsidRPr="00C52E41">
        <w:rPr>
          <w:rFonts w:hint="eastAsia"/>
          <w:b/>
          <w:sz w:val="40"/>
          <w:lang w:eastAsia="zh-HK"/>
        </w:rPr>
        <w:t xml:space="preserve"> IT Solutions for Business</w:t>
      </w:r>
      <w:r w:rsidR="002B6849" w:rsidRPr="00C52E41">
        <w:rPr>
          <w:b/>
          <w:sz w:val="40"/>
        </w:rPr>
        <w:br/>
        <w:t>Final Report</w:t>
      </w:r>
      <w:r w:rsidR="00E46937" w:rsidRPr="00C52E41">
        <w:rPr>
          <w:b/>
          <w:sz w:val="36"/>
        </w:rPr>
        <w:br/>
      </w:r>
      <w:r w:rsidR="00E46937" w:rsidRPr="00C52E41">
        <w:rPr>
          <w:b/>
        </w:rPr>
        <w:br/>
      </w:r>
      <w:r w:rsidRPr="00C52E41">
        <w:rPr>
          <w:sz w:val="28"/>
        </w:rPr>
        <w:t>2014</w:t>
      </w:r>
      <w:r w:rsidR="00460CAF" w:rsidRPr="00C52E41">
        <w:rPr>
          <w:sz w:val="28"/>
        </w:rPr>
        <w:t>/</w:t>
      </w:r>
      <w:r w:rsidRPr="00C52E41">
        <w:rPr>
          <w:sz w:val="28"/>
        </w:rPr>
        <w:t>15 1</w:t>
      </w:r>
      <w:r w:rsidRPr="00C52E41">
        <w:rPr>
          <w:rFonts w:hint="eastAsia"/>
          <w:sz w:val="28"/>
          <w:vertAlign w:val="superscript"/>
          <w:lang w:eastAsia="zh-TW"/>
        </w:rPr>
        <w:t>s</w:t>
      </w:r>
      <w:r w:rsidRPr="00C52E41">
        <w:rPr>
          <w:sz w:val="28"/>
          <w:vertAlign w:val="superscript"/>
          <w:lang w:eastAsia="zh-TW"/>
        </w:rPr>
        <w:t>t</w:t>
      </w:r>
      <w:r w:rsidR="00E46937" w:rsidRPr="00C52E41">
        <w:rPr>
          <w:sz w:val="28"/>
        </w:rPr>
        <w:t xml:space="preserve"> semester</w:t>
      </w:r>
    </w:p>
    <w:p w14:paraId="2D902842" w14:textId="77777777" w:rsidR="00E46937" w:rsidRPr="00C52E41" w:rsidRDefault="00E46937" w:rsidP="00E46937">
      <w:pPr>
        <w:pStyle w:val="a6"/>
        <w:jc w:val="center"/>
        <w:rPr>
          <w:sz w:val="28"/>
        </w:rPr>
      </w:pPr>
    </w:p>
    <w:p w14:paraId="0E654A2A" w14:textId="77777777" w:rsidR="00E46937" w:rsidRPr="00C52E41" w:rsidRDefault="00E46937" w:rsidP="00E46937">
      <w:pPr>
        <w:pStyle w:val="a6"/>
        <w:jc w:val="center"/>
        <w:rPr>
          <w:sz w:val="28"/>
        </w:rPr>
      </w:pPr>
    </w:p>
    <w:p w14:paraId="5EDAED18" w14:textId="77777777" w:rsidR="00E46937" w:rsidRPr="00C52E41" w:rsidRDefault="00E46937" w:rsidP="00E46937">
      <w:pPr>
        <w:pStyle w:val="a6"/>
        <w:jc w:val="center"/>
        <w:rPr>
          <w:b/>
        </w:rPr>
      </w:pPr>
    </w:p>
    <w:tbl>
      <w:tblPr>
        <w:tblW w:w="0" w:type="auto"/>
        <w:jc w:val="center"/>
        <w:tblLook w:val="00A0" w:firstRow="1" w:lastRow="0" w:firstColumn="1" w:lastColumn="0" w:noHBand="0" w:noVBand="0"/>
      </w:tblPr>
      <w:tblGrid>
        <w:gridCol w:w="2448"/>
        <w:gridCol w:w="6068"/>
      </w:tblGrid>
      <w:tr w:rsidR="002B6849" w:rsidRPr="00C52E41" w14:paraId="53400C71" w14:textId="77777777" w:rsidTr="00E46937">
        <w:trPr>
          <w:trHeight w:val="1178"/>
          <w:jc w:val="center"/>
        </w:trPr>
        <w:tc>
          <w:tcPr>
            <w:tcW w:w="8516" w:type="dxa"/>
            <w:gridSpan w:val="2"/>
            <w:tcBorders>
              <w:top w:val="single" w:sz="4" w:space="0" w:color="BFBFBF"/>
              <w:left w:val="single" w:sz="4" w:space="0" w:color="BFBFBF"/>
              <w:right w:val="single" w:sz="4" w:space="0" w:color="BFBFBF"/>
            </w:tcBorders>
            <w:vAlign w:val="center"/>
          </w:tcPr>
          <w:p w14:paraId="0FC6A8A2" w14:textId="77777777" w:rsidR="002B6849" w:rsidRPr="00C52E41" w:rsidRDefault="007616F9" w:rsidP="00E46937">
            <w:pPr>
              <w:pStyle w:val="a6"/>
              <w:jc w:val="center"/>
              <w:rPr>
                <w:sz w:val="28"/>
                <w:szCs w:val="30"/>
                <w:lang w:val="en-GB"/>
              </w:rPr>
            </w:pPr>
            <w:r w:rsidRPr="00C52E41">
              <w:rPr>
                <w:sz w:val="28"/>
                <w:szCs w:val="30"/>
                <w:lang w:val="en-GB"/>
              </w:rPr>
              <w:t>SugarCRM Improvement System</w:t>
            </w:r>
          </w:p>
        </w:tc>
      </w:tr>
      <w:tr w:rsidR="002B6849" w:rsidRPr="00C52E41" w14:paraId="5922AB46" w14:textId="77777777" w:rsidTr="00D35698">
        <w:trPr>
          <w:jc w:val="center"/>
        </w:trPr>
        <w:tc>
          <w:tcPr>
            <w:tcW w:w="2448" w:type="dxa"/>
            <w:tcBorders>
              <w:top w:val="single" w:sz="4" w:space="0" w:color="BFBFBF"/>
              <w:left w:val="nil"/>
              <w:bottom w:val="nil"/>
              <w:right w:val="nil"/>
            </w:tcBorders>
            <w:vAlign w:val="center"/>
          </w:tcPr>
          <w:p w14:paraId="5B2A30BA" w14:textId="77777777" w:rsidR="002B6849" w:rsidRPr="00C52E41" w:rsidRDefault="002B6849" w:rsidP="00E46937">
            <w:pPr>
              <w:pStyle w:val="a6"/>
              <w:rPr>
                <w:lang w:val="en-GB"/>
              </w:rPr>
            </w:pPr>
          </w:p>
          <w:p w14:paraId="7C9C3C10" w14:textId="77777777" w:rsidR="00E46937" w:rsidRPr="00C52E41" w:rsidRDefault="00E46937" w:rsidP="00E46937">
            <w:pPr>
              <w:pStyle w:val="a6"/>
              <w:rPr>
                <w:lang w:val="en-GB"/>
              </w:rPr>
            </w:pPr>
          </w:p>
          <w:p w14:paraId="10B9329E" w14:textId="77777777" w:rsidR="00A825ED" w:rsidRPr="00C52E41" w:rsidRDefault="00A825ED" w:rsidP="00E46937">
            <w:pPr>
              <w:pStyle w:val="a6"/>
              <w:rPr>
                <w:lang w:val="en-GB"/>
              </w:rPr>
            </w:pPr>
          </w:p>
          <w:p w14:paraId="2BD7942B" w14:textId="77777777" w:rsidR="00A825ED" w:rsidRPr="00C52E41" w:rsidRDefault="00A825ED" w:rsidP="00E46937">
            <w:pPr>
              <w:pStyle w:val="a6"/>
              <w:rPr>
                <w:lang w:val="en-GB"/>
              </w:rPr>
            </w:pPr>
          </w:p>
          <w:p w14:paraId="085BF504" w14:textId="77777777" w:rsidR="00A825ED" w:rsidRPr="00C52E41" w:rsidRDefault="00A825ED" w:rsidP="00E46937">
            <w:pPr>
              <w:pStyle w:val="a6"/>
              <w:rPr>
                <w:lang w:val="en-GB"/>
              </w:rPr>
            </w:pPr>
          </w:p>
          <w:p w14:paraId="4AD34131" w14:textId="77777777" w:rsidR="00A825ED" w:rsidRPr="00C52E41" w:rsidRDefault="00A825ED" w:rsidP="00E46937">
            <w:pPr>
              <w:pStyle w:val="a6"/>
              <w:rPr>
                <w:lang w:val="en-GB"/>
              </w:rPr>
            </w:pPr>
          </w:p>
          <w:p w14:paraId="2578CB1F" w14:textId="77777777" w:rsidR="00A825ED" w:rsidRPr="00C52E41" w:rsidRDefault="00A825ED" w:rsidP="00E46937">
            <w:pPr>
              <w:pStyle w:val="a6"/>
              <w:rPr>
                <w:lang w:val="en-GB"/>
              </w:rPr>
            </w:pPr>
          </w:p>
          <w:p w14:paraId="26152155" w14:textId="77777777" w:rsidR="00A825ED" w:rsidRPr="00C52E41" w:rsidRDefault="00A825ED" w:rsidP="00E46937">
            <w:pPr>
              <w:pStyle w:val="a6"/>
              <w:rPr>
                <w:lang w:val="en-GB"/>
              </w:rPr>
            </w:pPr>
          </w:p>
        </w:tc>
        <w:tc>
          <w:tcPr>
            <w:tcW w:w="6068" w:type="dxa"/>
            <w:tcBorders>
              <w:top w:val="single" w:sz="4" w:space="0" w:color="BFBFBF"/>
              <w:left w:val="nil"/>
              <w:bottom w:val="nil"/>
              <w:right w:val="nil"/>
            </w:tcBorders>
            <w:vAlign w:val="center"/>
          </w:tcPr>
          <w:p w14:paraId="13AC6EC8" w14:textId="77777777" w:rsidR="002B6849" w:rsidRPr="00C52E41" w:rsidRDefault="002B6849" w:rsidP="00E46937">
            <w:pPr>
              <w:pStyle w:val="a6"/>
              <w:rPr>
                <w:lang w:val="en-GB"/>
              </w:rPr>
            </w:pPr>
          </w:p>
        </w:tc>
      </w:tr>
      <w:tr w:rsidR="002B6849" w:rsidRPr="00C52E41" w14:paraId="6EE92F00" w14:textId="77777777" w:rsidTr="00D35698">
        <w:trPr>
          <w:trHeight w:val="378"/>
          <w:jc w:val="center"/>
        </w:trPr>
        <w:tc>
          <w:tcPr>
            <w:tcW w:w="2448" w:type="dxa"/>
            <w:vAlign w:val="center"/>
            <w:hideMark/>
          </w:tcPr>
          <w:p w14:paraId="2211743F" w14:textId="77777777" w:rsidR="002B6849" w:rsidRPr="00C52E41" w:rsidRDefault="002B6849" w:rsidP="00E46937">
            <w:pPr>
              <w:pStyle w:val="a6"/>
            </w:pPr>
            <w:r w:rsidRPr="00C52E41">
              <w:t>Team number:</w:t>
            </w:r>
          </w:p>
        </w:tc>
        <w:tc>
          <w:tcPr>
            <w:tcW w:w="6068" w:type="dxa"/>
            <w:vAlign w:val="center"/>
          </w:tcPr>
          <w:p w14:paraId="12A56A3C" w14:textId="77777777" w:rsidR="002B6849" w:rsidRPr="00C52E41" w:rsidRDefault="00D84ECF" w:rsidP="00E46937">
            <w:pPr>
              <w:pStyle w:val="a6"/>
            </w:pPr>
            <w:sdt>
              <w:sdtPr>
                <w:alias w:val="Your team number"/>
                <w:tag w:val="something"/>
                <w:id w:val="172484864"/>
                <w:placeholder>
                  <w:docPart w:val="CD6E80D604154B3984EEDEB3BC146D6C"/>
                </w:placeholder>
                <w:text/>
              </w:sdtPr>
              <w:sdtContent>
                <w:r w:rsidR="007616F9" w:rsidRPr="00C52E41">
                  <w:t>3</w:t>
                </w:r>
              </w:sdtContent>
            </w:sdt>
          </w:p>
        </w:tc>
      </w:tr>
      <w:tr w:rsidR="002B6849" w:rsidRPr="00C52E41" w14:paraId="108EE1B6" w14:textId="77777777" w:rsidTr="00D35698">
        <w:trPr>
          <w:trHeight w:val="360"/>
          <w:jc w:val="center"/>
        </w:trPr>
        <w:tc>
          <w:tcPr>
            <w:tcW w:w="2448" w:type="dxa"/>
            <w:hideMark/>
          </w:tcPr>
          <w:p w14:paraId="02BCFD7A" w14:textId="77777777" w:rsidR="002B6849" w:rsidRPr="00C52E41" w:rsidRDefault="002B6849" w:rsidP="00E46937">
            <w:pPr>
              <w:pStyle w:val="a6"/>
              <w:rPr>
                <w:lang w:val="en-GB"/>
              </w:rPr>
            </w:pPr>
            <w:r w:rsidRPr="00C52E41">
              <w:t>Team members:</w:t>
            </w:r>
          </w:p>
        </w:tc>
        <w:tc>
          <w:tcPr>
            <w:tcW w:w="6068" w:type="dxa"/>
            <w:vAlign w:val="center"/>
          </w:tcPr>
          <w:p w14:paraId="2754E925" w14:textId="77777777" w:rsidR="002B6849" w:rsidRPr="00C52E41" w:rsidRDefault="00D84ECF" w:rsidP="00E46937">
            <w:pPr>
              <w:pStyle w:val="a6"/>
              <w:rPr>
                <w:i/>
                <w:lang w:val="en-GB"/>
              </w:rPr>
            </w:pPr>
            <w:sdt>
              <w:sdtPr>
                <w:alias w:val="Member 1"/>
                <w:id w:val="172484873"/>
                <w:placeholder>
                  <w:docPart w:val="AA2E922A83AE4DDCAC483CFAB64F9DAF"/>
                </w:placeholder>
                <w:text/>
              </w:sdtPr>
              <w:sdtContent>
                <w:r w:rsidR="00AC30B3" w:rsidRPr="00C52E41">
                  <w:t>Athena HOI Ka W</w:t>
                </w:r>
                <w:r w:rsidR="00AC30B3" w:rsidRPr="00C52E41">
                  <w:rPr>
                    <w:rFonts w:hint="eastAsia"/>
                    <w:lang w:eastAsia="zh-TW"/>
                  </w:rPr>
                  <w:t>ai (P1104463)</w:t>
                </w:r>
              </w:sdtContent>
            </w:sdt>
          </w:p>
          <w:p w14:paraId="7F80F047" w14:textId="77777777" w:rsidR="002B6849" w:rsidRPr="00C52E41" w:rsidRDefault="00D84ECF" w:rsidP="00AC30B3">
            <w:pPr>
              <w:pStyle w:val="a6"/>
              <w:rPr>
                <w:i/>
                <w:lang w:val="en-GB"/>
              </w:rPr>
            </w:pPr>
            <w:sdt>
              <w:sdtPr>
                <w:alias w:val="Member 2"/>
                <w:id w:val="172484885"/>
                <w:placeholder>
                  <w:docPart w:val="E69D73DD461E4A6AAD2DF5C8F718732A"/>
                </w:placeholder>
                <w:text/>
              </w:sdtPr>
              <w:sdtContent>
                <w:r w:rsidR="00AC30B3" w:rsidRPr="00C52E41">
                  <w:t>Sandy CHEN Wan Ping (P1107936</w:t>
                </w:r>
                <w:r w:rsidR="002B6849" w:rsidRPr="00C52E41">
                  <w:t>)</w:t>
                </w:r>
              </w:sdtContent>
            </w:sdt>
            <w:r w:rsidR="002B6849" w:rsidRPr="00C52E41">
              <w:rPr>
                <w:i/>
                <w:lang w:val="en-GB"/>
              </w:rPr>
              <w:br/>
            </w:r>
            <w:sdt>
              <w:sdtPr>
                <w:alias w:val="Member 3"/>
                <w:id w:val="172484886"/>
                <w:placeholder>
                  <w:docPart w:val="19FC3BC5E14A4ECA93D765F8AB04FAE1"/>
                </w:placeholder>
                <w:text/>
              </w:sdtPr>
              <w:sdtContent>
                <w:r w:rsidR="00AC30B3" w:rsidRPr="00C52E41">
                  <w:t>KeyLIANG Yi Juan (P1107923</w:t>
                </w:r>
                <w:r w:rsidR="007616F9" w:rsidRPr="00C52E41">
                  <w:t>)</w:t>
                </w:r>
              </w:sdtContent>
            </w:sdt>
          </w:p>
        </w:tc>
      </w:tr>
      <w:tr w:rsidR="00DC49C0" w:rsidRPr="00C52E41" w14:paraId="25DDC078" w14:textId="77777777" w:rsidTr="00D35698">
        <w:trPr>
          <w:trHeight w:val="360"/>
          <w:jc w:val="center"/>
        </w:trPr>
        <w:tc>
          <w:tcPr>
            <w:tcW w:w="2448" w:type="dxa"/>
            <w:vAlign w:val="center"/>
            <w:hideMark/>
          </w:tcPr>
          <w:p w14:paraId="5475B7CA" w14:textId="77777777" w:rsidR="00DC49C0" w:rsidRPr="00C52E41" w:rsidRDefault="00DC49C0" w:rsidP="00E46937">
            <w:pPr>
              <w:pStyle w:val="a6"/>
            </w:pPr>
          </w:p>
        </w:tc>
        <w:tc>
          <w:tcPr>
            <w:tcW w:w="6068" w:type="dxa"/>
            <w:vAlign w:val="center"/>
          </w:tcPr>
          <w:p w14:paraId="4318B4D2" w14:textId="77777777" w:rsidR="00DC49C0" w:rsidRPr="00C52E41" w:rsidRDefault="00DC49C0" w:rsidP="00E46937">
            <w:pPr>
              <w:pStyle w:val="a6"/>
            </w:pPr>
          </w:p>
        </w:tc>
      </w:tr>
      <w:tr w:rsidR="002B6849" w:rsidRPr="00C52E41" w14:paraId="3A21CE3A" w14:textId="77777777" w:rsidTr="00D35698">
        <w:trPr>
          <w:trHeight w:val="360"/>
          <w:jc w:val="center"/>
        </w:trPr>
        <w:tc>
          <w:tcPr>
            <w:tcW w:w="2448" w:type="dxa"/>
            <w:vAlign w:val="center"/>
            <w:hideMark/>
          </w:tcPr>
          <w:p w14:paraId="472D8FD0" w14:textId="77777777" w:rsidR="002B6849" w:rsidRPr="00C52E41" w:rsidRDefault="002B6849" w:rsidP="00E46937">
            <w:pPr>
              <w:pStyle w:val="a6"/>
              <w:rPr>
                <w:lang w:val="en-GB"/>
              </w:rPr>
            </w:pPr>
            <w:r w:rsidRPr="00C52E41">
              <w:t>Supervisor:</w:t>
            </w:r>
          </w:p>
        </w:tc>
        <w:tc>
          <w:tcPr>
            <w:tcW w:w="6068" w:type="dxa"/>
            <w:vAlign w:val="center"/>
          </w:tcPr>
          <w:p w14:paraId="39F2FEB2" w14:textId="77777777" w:rsidR="002B6849" w:rsidRPr="00C52E41" w:rsidRDefault="00D84ECF" w:rsidP="00E46937">
            <w:pPr>
              <w:pStyle w:val="a6"/>
              <w:rPr>
                <w:i/>
                <w:lang w:val="en-GB"/>
              </w:rPr>
            </w:pPr>
            <w:sdt>
              <w:sdtPr>
                <w:alias w:val="Your supervisor"/>
                <w:tag w:val="Your supervisor"/>
                <w:id w:val="172484901"/>
                <w:placeholder>
                  <w:docPart w:val="E3B40CFE94D54684A4A749BB4F28A65C"/>
                </w:placeholder>
                <w:text/>
              </w:sdtPr>
              <w:sdtContent>
                <w:r w:rsidR="00AC30B3" w:rsidRPr="00C52E41">
                  <w:t>Dr. Benjiman Ng</w:t>
                </w:r>
              </w:sdtContent>
            </w:sdt>
          </w:p>
        </w:tc>
      </w:tr>
      <w:tr w:rsidR="002B6849" w:rsidRPr="00C52E41" w14:paraId="46C936C9" w14:textId="77777777" w:rsidTr="00D35698">
        <w:trPr>
          <w:trHeight w:val="360"/>
          <w:jc w:val="center"/>
        </w:trPr>
        <w:tc>
          <w:tcPr>
            <w:tcW w:w="2448" w:type="dxa"/>
            <w:vAlign w:val="center"/>
            <w:hideMark/>
          </w:tcPr>
          <w:p w14:paraId="3DF15F90" w14:textId="77777777" w:rsidR="002B6849" w:rsidRPr="00C52E41" w:rsidRDefault="002B6849" w:rsidP="00E46937">
            <w:pPr>
              <w:pStyle w:val="a6"/>
              <w:rPr>
                <w:lang w:val="en-GB"/>
              </w:rPr>
            </w:pPr>
            <w:r w:rsidRPr="00C52E41">
              <w:t>Assessor:</w:t>
            </w:r>
          </w:p>
        </w:tc>
        <w:tc>
          <w:tcPr>
            <w:tcW w:w="6068" w:type="dxa"/>
            <w:vAlign w:val="center"/>
          </w:tcPr>
          <w:p w14:paraId="6FEBDEA4" w14:textId="77777777" w:rsidR="002B6849" w:rsidRPr="00C52E41" w:rsidRDefault="00D84ECF" w:rsidP="00E46937">
            <w:pPr>
              <w:pStyle w:val="a6"/>
              <w:rPr>
                <w:i/>
                <w:lang w:val="en-GB" w:eastAsia="zh-MO"/>
              </w:rPr>
            </w:pPr>
            <w:sdt>
              <w:sdtPr>
                <w:alias w:val="Your assesor"/>
                <w:id w:val="172484903"/>
                <w:placeholder>
                  <w:docPart w:val="60FB754734D44F5098928A68F6549BDE"/>
                </w:placeholder>
                <w:text/>
              </w:sdtPr>
              <w:sdtContent>
                <w:r w:rsidR="00AC30B3" w:rsidRPr="00C52E41">
                  <w:t>Dr. Rita Tse</w:t>
                </w:r>
              </w:sdtContent>
            </w:sdt>
          </w:p>
        </w:tc>
      </w:tr>
      <w:tr w:rsidR="002B6849" w:rsidRPr="00C52E41" w14:paraId="57717E49" w14:textId="77777777" w:rsidTr="00D35698">
        <w:trPr>
          <w:trHeight w:val="360"/>
          <w:jc w:val="center"/>
        </w:trPr>
        <w:tc>
          <w:tcPr>
            <w:tcW w:w="2448" w:type="dxa"/>
            <w:vAlign w:val="center"/>
          </w:tcPr>
          <w:p w14:paraId="30478494" w14:textId="77777777" w:rsidR="002B6849" w:rsidRPr="00C52E41" w:rsidRDefault="002B6849" w:rsidP="00192826">
            <w:pPr>
              <w:pStyle w:val="a6"/>
              <w:rPr>
                <w:lang w:val="en-GB"/>
              </w:rPr>
            </w:pPr>
          </w:p>
        </w:tc>
        <w:tc>
          <w:tcPr>
            <w:tcW w:w="6068" w:type="dxa"/>
            <w:vAlign w:val="center"/>
          </w:tcPr>
          <w:p w14:paraId="42B5E726" w14:textId="77777777" w:rsidR="002B6849" w:rsidRPr="00C52E41" w:rsidRDefault="002B6849" w:rsidP="00192826">
            <w:pPr>
              <w:pStyle w:val="a6"/>
              <w:rPr>
                <w:lang w:val="en-GB"/>
              </w:rPr>
            </w:pPr>
          </w:p>
        </w:tc>
      </w:tr>
      <w:tr w:rsidR="002B6849" w:rsidRPr="00C52E41" w14:paraId="067C6982" w14:textId="77777777" w:rsidTr="00D35698">
        <w:trPr>
          <w:trHeight w:val="360"/>
          <w:jc w:val="center"/>
        </w:trPr>
        <w:tc>
          <w:tcPr>
            <w:tcW w:w="2448" w:type="dxa"/>
            <w:vAlign w:val="center"/>
            <w:hideMark/>
          </w:tcPr>
          <w:p w14:paraId="38069C6C" w14:textId="77777777" w:rsidR="002B6849" w:rsidRPr="00C52E41" w:rsidRDefault="002B6849" w:rsidP="00192826">
            <w:pPr>
              <w:pStyle w:val="a6"/>
              <w:rPr>
                <w:lang w:val="en-GB"/>
              </w:rPr>
            </w:pPr>
            <w:r w:rsidRPr="00C52E41">
              <w:t>Submission Date:</w:t>
            </w:r>
          </w:p>
        </w:tc>
        <w:tc>
          <w:tcPr>
            <w:tcW w:w="6068" w:type="dxa"/>
            <w:vAlign w:val="center"/>
          </w:tcPr>
          <w:p w14:paraId="70ABB645" w14:textId="77777777" w:rsidR="00DC49C0" w:rsidRPr="00C52E41" w:rsidRDefault="00FC010A" w:rsidP="00192826">
            <w:pPr>
              <w:pStyle w:val="a6"/>
            </w:pPr>
            <w:r w:rsidRPr="00C52E41">
              <w:rPr>
                <w:rFonts w:hint="eastAsia"/>
                <w:lang w:eastAsia="zh-HK"/>
              </w:rPr>
              <w:t>Nov</w:t>
            </w:r>
            <w:r w:rsidR="002B6849" w:rsidRPr="00C52E41">
              <w:t xml:space="preserve"> 17, 2014</w:t>
            </w:r>
          </w:p>
        </w:tc>
      </w:tr>
    </w:tbl>
    <w:p w14:paraId="6DE85E31" w14:textId="77777777" w:rsidR="00E46937" w:rsidRPr="00C52E41" w:rsidRDefault="00DC49C0" w:rsidP="00DC49C0">
      <w:r w:rsidRPr="00C52E41">
        <w:br w:type="page"/>
      </w:r>
      <w:bookmarkStart w:id="3" w:name="_Toc378164300"/>
      <w:bookmarkEnd w:id="3"/>
    </w:p>
    <w:sdt>
      <w:sdtPr>
        <w:rPr>
          <w:b/>
          <w:sz w:val="32"/>
        </w:rPr>
        <w:id w:val="172485010"/>
        <w:docPartObj>
          <w:docPartGallery w:val="Table of Contents"/>
          <w:docPartUnique/>
        </w:docPartObj>
      </w:sdtPr>
      <w:sdtEndPr>
        <w:rPr>
          <w:b w:val="0"/>
          <w:sz w:val="24"/>
        </w:rPr>
      </w:sdtEndPr>
      <w:sdtContent>
        <w:p w14:paraId="06725FF6" w14:textId="77777777" w:rsidR="00192826" w:rsidRPr="00C52E41" w:rsidRDefault="00192826" w:rsidP="00DC49C0">
          <w:pPr>
            <w:rPr>
              <w:b/>
              <w:sz w:val="32"/>
            </w:rPr>
          </w:pPr>
          <w:r w:rsidRPr="00C52E41">
            <w:rPr>
              <w:b/>
              <w:sz w:val="32"/>
            </w:rPr>
            <w:t>Table of Contents</w:t>
          </w:r>
        </w:p>
        <w:p w14:paraId="6CD8120B" w14:textId="77777777" w:rsidR="004A4AAC" w:rsidRDefault="00C70397">
          <w:pPr>
            <w:pStyle w:val="10"/>
            <w:rPr>
              <w:rFonts w:asciiTheme="minorHAnsi" w:eastAsiaTheme="minorEastAsia" w:hAnsiTheme="minorHAnsi" w:cstheme="minorBidi"/>
              <w:sz w:val="22"/>
              <w:szCs w:val="22"/>
              <w:lang w:eastAsia="ja-JP"/>
            </w:rPr>
          </w:pPr>
          <w:r w:rsidRPr="00C52E41">
            <w:fldChar w:fldCharType="begin"/>
          </w:r>
          <w:r w:rsidR="00192826" w:rsidRPr="00C52E41">
            <w:instrText xml:space="preserve"> TOC \o "1-3" \h \z \u </w:instrText>
          </w:r>
          <w:r w:rsidRPr="00C52E41">
            <w:fldChar w:fldCharType="separate"/>
          </w:r>
          <w:hyperlink w:anchor="_Toc402351164" w:history="1">
            <w:r w:rsidR="004A4AAC" w:rsidRPr="00E47822">
              <w:rPr>
                <w:rStyle w:val="a4"/>
              </w:rPr>
              <w:t>1</w:t>
            </w:r>
            <w:r w:rsidR="004A4AAC">
              <w:rPr>
                <w:rFonts w:asciiTheme="minorHAnsi" w:eastAsiaTheme="minorEastAsia" w:hAnsiTheme="minorHAnsi" w:cstheme="minorBidi"/>
                <w:sz w:val="22"/>
                <w:szCs w:val="22"/>
                <w:lang w:eastAsia="ja-JP"/>
              </w:rPr>
              <w:tab/>
            </w:r>
            <w:r w:rsidR="004A4AAC" w:rsidRPr="00E47822">
              <w:rPr>
                <w:rStyle w:val="a4"/>
              </w:rPr>
              <w:t>Introduction</w:t>
            </w:r>
            <w:r w:rsidR="004A4AAC">
              <w:rPr>
                <w:webHidden/>
              </w:rPr>
              <w:tab/>
            </w:r>
            <w:r w:rsidR="004A4AAC">
              <w:rPr>
                <w:webHidden/>
              </w:rPr>
              <w:fldChar w:fldCharType="begin"/>
            </w:r>
            <w:r w:rsidR="004A4AAC">
              <w:rPr>
                <w:webHidden/>
              </w:rPr>
              <w:instrText xml:space="preserve"> PAGEREF _Toc402351164 \h </w:instrText>
            </w:r>
            <w:r w:rsidR="004A4AAC">
              <w:rPr>
                <w:webHidden/>
              </w:rPr>
            </w:r>
            <w:r w:rsidR="004A4AAC">
              <w:rPr>
                <w:webHidden/>
              </w:rPr>
              <w:fldChar w:fldCharType="separate"/>
            </w:r>
            <w:r w:rsidR="004A4AAC">
              <w:rPr>
                <w:webHidden/>
              </w:rPr>
              <w:t>4</w:t>
            </w:r>
            <w:r w:rsidR="004A4AAC">
              <w:rPr>
                <w:webHidden/>
              </w:rPr>
              <w:fldChar w:fldCharType="end"/>
            </w:r>
          </w:hyperlink>
        </w:p>
        <w:p w14:paraId="38391A3F" w14:textId="77777777" w:rsidR="004A4AAC" w:rsidRDefault="00D84ECF">
          <w:pPr>
            <w:pStyle w:val="20"/>
            <w:rPr>
              <w:rFonts w:asciiTheme="minorHAnsi" w:eastAsiaTheme="minorEastAsia" w:hAnsiTheme="minorHAnsi" w:cstheme="minorBidi"/>
              <w:noProof/>
              <w:sz w:val="22"/>
              <w:szCs w:val="22"/>
              <w:lang w:eastAsia="ja-JP"/>
            </w:rPr>
          </w:pPr>
          <w:hyperlink w:anchor="_Toc402351165" w:history="1">
            <w:r w:rsidR="004A4AAC" w:rsidRPr="00E47822">
              <w:rPr>
                <w:rStyle w:val="a4"/>
                <w:noProof/>
              </w:rPr>
              <w:t>1.1</w:t>
            </w:r>
            <w:r w:rsidR="004A4AAC">
              <w:rPr>
                <w:rFonts w:asciiTheme="minorHAnsi" w:eastAsiaTheme="minorEastAsia" w:hAnsiTheme="minorHAnsi" w:cstheme="minorBidi"/>
                <w:noProof/>
                <w:sz w:val="22"/>
                <w:szCs w:val="22"/>
                <w:lang w:eastAsia="ja-JP"/>
              </w:rPr>
              <w:tab/>
            </w:r>
            <w:r w:rsidR="004A4AAC" w:rsidRPr="00E47822">
              <w:rPr>
                <w:rStyle w:val="a4"/>
                <w:noProof/>
              </w:rPr>
              <w:t>Overview</w:t>
            </w:r>
            <w:r w:rsidR="004A4AAC">
              <w:rPr>
                <w:noProof/>
                <w:webHidden/>
              </w:rPr>
              <w:tab/>
            </w:r>
            <w:r w:rsidR="004A4AAC">
              <w:rPr>
                <w:noProof/>
                <w:webHidden/>
              </w:rPr>
              <w:fldChar w:fldCharType="begin"/>
            </w:r>
            <w:r w:rsidR="004A4AAC">
              <w:rPr>
                <w:noProof/>
                <w:webHidden/>
              </w:rPr>
              <w:instrText xml:space="preserve"> PAGEREF _Toc402351165 \h </w:instrText>
            </w:r>
            <w:r w:rsidR="004A4AAC">
              <w:rPr>
                <w:noProof/>
                <w:webHidden/>
              </w:rPr>
            </w:r>
            <w:r w:rsidR="004A4AAC">
              <w:rPr>
                <w:noProof/>
                <w:webHidden/>
              </w:rPr>
              <w:fldChar w:fldCharType="separate"/>
            </w:r>
            <w:r w:rsidR="004A4AAC">
              <w:rPr>
                <w:noProof/>
                <w:webHidden/>
              </w:rPr>
              <w:t>4</w:t>
            </w:r>
            <w:r w:rsidR="004A4AAC">
              <w:rPr>
                <w:noProof/>
                <w:webHidden/>
              </w:rPr>
              <w:fldChar w:fldCharType="end"/>
            </w:r>
          </w:hyperlink>
        </w:p>
        <w:p w14:paraId="01B0AC3F" w14:textId="77777777" w:rsidR="004A4AAC" w:rsidRDefault="00D84ECF">
          <w:pPr>
            <w:pStyle w:val="20"/>
            <w:rPr>
              <w:rFonts w:asciiTheme="minorHAnsi" w:eastAsiaTheme="minorEastAsia" w:hAnsiTheme="minorHAnsi" w:cstheme="minorBidi"/>
              <w:noProof/>
              <w:sz w:val="22"/>
              <w:szCs w:val="22"/>
              <w:lang w:eastAsia="ja-JP"/>
            </w:rPr>
          </w:pPr>
          <w:hyperlink w:anchor="_Toc402351166" w:history="1">
            <w:r w:rsidR="004A4AAC" w:rsidRPr="00E47822">
              <w:rPr>
                <w:rStyle w:val="a4"/>
                <w:noProof/>
              </w:rPr>
              <w:t>1.2</w:t>
            </w:r>
            <w:r w:rsidR="004A4AAC">
              <w:rPr>
                <w:rFonts w:asciiTheme="minorHAnsi" w:eastAsiaTheme="minorEastAsia" w:hAnsiTheme="minorHAnsi" w:cstheme="minorBidi"/>
                <w:noProof/>
                <w:sz w:val="22"/>
                <w:szCs w:val="22"/>
                <w:lang w:eastAsia="ja-JP"/>
              </w:rPr>
              <w:tab/>
            </w:r>
            <w:r w:rsidR="004A4AAC" w:rsidRPr="00E47822">
              <w:rPr>
                <w:rStyle w:val="a4"/>
                <w:noProof/>
              </w:rPr>
              <w:t>Objectives</w:t>
            </w:r>
            <w:r w:rsidR="004A4AAC">
              <w:rPr>
                <w:noProof/>
                <w:webHidden/>
              </w:rPr>
              <w:tab/>
            </w:r>
            <w:r w:rsidR="004A4AAC">
              <w:rPr>
                <w:noProof/>
                <w:webHidden/>
              </w:rPr>
              <w:fldChar w:fldCharType="begin"/>
            </w:r>
            <w:r w:rsidR="004A4AAC">
              <w:rPr>
                <w:noProof/>
                <w:webHidden/>
              </w:rPr>
              <w:instrText xml:space="preserve"> PAGEREF _Toc402351166 \h </w:instrText>
            </w:r>
            <w:r w:rsidR="004A4AAC">
              <w:rPr>
                <w:noProof/>
                <w:webHidden/>
              </w:rPr>
            </w:r>
            <w:r w:rsidR="004A4AAC">
              <w:rPr>
                <w:noProof/>
                <w:webHidden/>
              </w:rPr>
              <w:fldChar w:fldCharType="separate"/>
            </w:r>
            <w:r w:rsidR="004A4AAC">
              <w:rPr>
                <w:noProof/>
                <w:webHidden/>
              </w:rPr>
              <w:t>4</w:t>
            </w:r>
            <w:r w:rsidR="004A4AAC">
              <w:rPr>
                <w:noProof/>
                <w:webHidden/>
              </w:rPr>
              <w:fldChar w:fldCharType="end"/>
            </w:r>
          </w:hyperlink>
        </w:p>
        <w:p w14:paraId="71CC99B1" w14:textId="77777777" w:rsidR="004A4AAC" w:rsidRDefault="00D84ECF">
          <w:pPr>
            <w:pStyle w:val="10"/>
            <w:rPr>
              <w:rFonts w:asciiTheme="minorHAnsi" w:eastAsiaTheme="minorEastAsia" w:hAnsiTheme="minorHAnsi" w:cstheme="minorBidi"/>
              <w:sz w:val="22"/>
              <w:szCs w:val="22"/>
              <w:lang w:eastAsia="ja-JP"/>
            </w:rPr>
          </w:pPr>
          <w:hyperlink w:anchor="_Toc402351167" w:history="1">
            <w:r w:rsidR="004A4AAC" w:rsidRPr="00E47822">
              <w:rPr>
                <w:rStyle w:val="a4"/>
              </w:rPr>
              <w:t>2</w:t>
            </w:r>
            <w:r w:rsidR="004A4AAC">
              <w:rPr>
                <w:rFonts w:asciiTheme="minorHAnsi" w:eastAsiaTheme="minorEastAsia" w:hAnsiTheme="minorHAnsi" w:cstheme="minorBidi"/>
                <w:sz w:val="22"/>
                <w:szCs w:val="22"/>
                <w:lang w:eastAsia="ja-JP"/>
              </w:rPr>
              <w:tab/>
            </w:r>
            <w:r w:rsidR="004A4AAC" w:rsidRPr="00E47822">
              <w:rPr>
                <w:rStyle w:val="a4"/>
              </w:rPr>
              <w:t>Background</w:t>
            </w:r>
            <w:r w:rsidR="004A4AAC">
              <w:rPr>
                <w:webHidden/>
              </w:rPr>
              <w:tab/>
            </w:r>
            <w:r w:rsidR="004A4AAC">
              <w:rPr>
                <w:webHidden/>
              </w:rPr>
              <w:fldChar w:fldCharType="begin"/>
            </w:r>
            <w:r w:rsidR="004A4AAC">
              <w:rPr>
                <w:webHidden/>
              </w:rPr>
              <w:instrText xml:space="preserve"> PAGEREF _Toc402351167 \h </w:instrText>
            </w:r>
            <w:r w:rsidR="004A4AAC">
              <w:rPr>
                <w:webHidden/>
              </w:rPr>
            </w:r>
            <w:r w:rsidR="004A4AAC">
              <w:rPr>
                <w:webHidden/>
              </w:rPr>
              <w:fldChar w:fldCharType="separate"/>
            </w:r>
            <w:r w:rsidR="004A4AAC">
              <w:rPr>
                <w:webHidden/>
              </w:rPr>
              <w:t>5</w:t>
            </w:r>
            <w:r w:rsidR="004A4AAC">
              <w:rPr>
                <w:webHidden/>
              </w:rPr>
              <w:fldChar w:fldCharType="end"/>
            </w:r>
          </w:hyperlink>
        </w:p>
        <w:p w14:paraId="51310CF8" w14:textId="77777777" w:rsidR="004A4AAC" w:rsidRDefault="00D84ECF">
          <w:pPr>
            <w:pStyle w:val="10"/>
            <w:rPr>
              <w:rFonts w:asciiTheme="minorHAnsi" w:eastAsiaTheme="minorEastAsia" w:hAnsiTheme="minorHAnsi" w:cstheme="minorBidi"/>
              <w:sz w:val="22"/>
              <w:szCs w:val="22"/>
              <w:lang w:eastAsia="ja-JP"/>
            </w:rPr>
          </w:pPr>
          <w:hyperlink w:anchor="_Toc402351168" w:history="1">
            <w:r w:rsidR="004A4AAC" w:rsidRPr="00E47822">
              <w:rPr>
                <w:rStyle w:val="a4"/>
              </w:rPr>
              <w:t>3</w:t>
            </w:r>
            <w:r w:rsidR="004A4AAC">
              <w:rPr>
                <w:rFonts w:asciiTheme="minorHAnsi" w:eastAsiaTheme="minorEastAsia" w:hAnsiTheme="minorHAnsi" w:cstheme="minorBidi"/>
                <w:sz w:val="22"/>
                <w:szCs w:val="22"/>
                <w:lang w:eastAsia="ja-JP"/>
              </w:rPr>
              <w:tab/>
            </w:r>
            <w:r w:rsidR="004A4AAC" w:rsidRPr="00E47822">
              <w:rPr>
                <w:rStyle w:val="a4"/>
              </w:rPr>
              <w:t>Methodology</w:t>
            </w:r>
            <w:r w:rsidR="004A4AAC">
              <w:rPr>
                <w:webHidden/>
              </w:rPr>
              <w:tab/>
            </w:r>
            <w:r w:rsidR="004A4AAC">
              <w:rPr>
                <w:webHidden/>
              </w:rPr>
              <w:fldChar w:fldCharType="begin"/>
            </w:r>
            <w:r w:rsidR="004A4AAC">
              <w:rPr>
                <w:webHidden/>
              </w:rPr>
              <w:instrText xml:space="preserve"> PAGEREF _Toc402351168 \h </w:instrText>
            </w:r>
            <w:r w:rsidR="004A4AAC">
              <w:rPr>
                <w:webHidden/>
              </w:rPr>
            </w:r>
            <w:r w:rsidR="004A4AAC">
              <w:rPr>
                <w:webHidden/>
              </w:rPr>
              <w:fldChar w:fldCharType="separate"/>
            </w:r>
            <w:r w:rsidR="004A4AAC">
              <w:rPr>
                <w:webHidden/>
              </w:rPr>
              <w:t>8</w:t>
            </w:r>
            <w:r w:rsidR="004A4AAC">
              <w:rPr>
                <w:webHidden/>
              </w:rPr>
              <w:fldChar w:fldCharType="end"/>
            </w:r>
          </w:hyperlink>
        </w:p>
        <w:p w14:paraId="61CB65A0" w14:textId="77777777" w:rsidR="004A4AAC" w:rsidRDefault="00D84ECF">
          <w:pPr>
            <w:pStyle w:val="20"/>
            <w:rPr>
              <w:rFonts w:asciiTheme="minorHAnsi" w:eastAsiaTheme="minorEastAsia" w:hAnsiTheme="minorHAnsi" w:cstheme="minorBidi"/>
              <w:noProof/>
              <w:sz w:val="22"/>
              <w:szCs w:val="22"/>
              <w:lang w:eastAsia="ja-JP"/>
            </w:rPr>
          </w:pPr>
          <w:hyperlink w:anchor="_Toc402351169" w:history="1">
            <w:r w:rsidR="004A4AAC" w:rsidRPr="00E47822">
              <w:rPr>
                <w:rStyle w:val="a4"/>
                <w:noProof/>
              </w:rPr>
              <w:t>3.1</w:t>
            </w:r>
            <w:r w:rsidR="004A4AAC">
              <w:rPr>
                <w:rFonts w:asciiTheme="minorHAnsi" w:eastAsiaTheme="minorEastAsia" w:hAnsiTheme="minorHAnsi" w:cstheme="minorBidi"/>
                <w:noProof/>
                <w:sz w:val="22"/>
                <w:szCs w:val="22"/>
                <w:lang w:eastAsia="ja-JP"/>
              </w:rPr>
              <w:tab/>
            </w:r>
            <w:r w:rsidR="004A4AAC" w:rsidRPr="00E47822">
              <w:rPr>
                <w:rStyle w:val="a4"/>
                <w:noProof/>
              </w:rPr>
              <w:t>Requirement Elicitation</w:t>
            </w:r>
            <w:r w:rsidR="004A4AAC">
              <w:rPr>
                <w:noProof/>
                <w:webHidden/>
              </w:rPr>
              <w:tab/>
            </w:r>
            <w:r w:rsidR="004A4AAC">
              <w:rPr>
                <w:noProof/>
                <w:webHidden/>
              </w:rPr>
              <w:fldChar w:fldCharType="begin"/>
            </w:r>
            <w:r w:rsidR="004A4AAC">
              <w:rPr>
                <w:noProof/>
                <w:webHidden/>
              </w:rPr>
              <w:instrText xml:space="preserve"> PAGEREF _Toc402351169 \h </w:instrText>
            </w:r>
            <w:r w:rsidR="004A4AAC">
              <w:rPr>
                <w:noProof/>
                <w:webHidden/>
              </w:rPr>
            </w:r>
            <w:r w:rsidR="004A4AAC">
              <w:rPr>
                <w:noProof/>
                <w:webHidden/>
              </w:rPr>
              <w:fldChar w:fldCharType="separate"/>
            </w:r>
            <w:r w:rsidR="004A4AAC">
              <w:rPr>
                <w:noProof/>
                <w:webHidden/>
              </w:rPr>
              <w:t>8</w:t>
            </w:r>
            <w:r w:rsidR="004A4AAC">
              <w:rPr>
                <w:noProof/>
                <w:webHidden/>
              </w:rPr>
              <w:fldChar w:fldCharType="end"/>
            </w:r>
          </w:hyperlink>
        </w:p>
        <w:p w14:paraId="53069BAB" w14:textId="77777777" w:rsidR="004A4AAC" w:rsidRDefault="00D84ECF">
          <w:pPr>
            <w:pStyle w:val="30"/>
            <w:tabs>
              <w:tab w:val="left" w:pos="1320"/>
              <w:tab w:val="right" w:leader="dot" w:pos="9017"/>
            </w:tabs>
            <w:rPr>
              <w:rFonts w:asciiTheme="minorHAnsi" w:eastAsiaTheme="minorEastAsia" w:hAnsiTheme="minorHAnsi" w:cstheme="minorBidi"/>
              <w:noProof/>
              <w:sz w:val="22"/>
              <w:szCs w:val="22"/>
              <w:lang w:eastAsia="ja-JP"/>
            </w:rPr>
          </w:pPr>
          <w:hyperlink w:anchor="_Toc402351170" w:history="1">
            <w:r w:rsidR="004A4AAC" w:rsidRPr="00E47822">
              <w:rPr>
                <w:rStyle w:val="a4"/>
                <w:noProof/>
              </w:rPr>
              <w:t>3.1.1</w:t>
            </w:r>
            <w:r w:rsidR="004A4AAC">
              <w:rPr>
                <w:rFonts w:asciiTheme="minorHAnsi" w:eastAsiaTheme="minorEastAsia" w:hAnsiTheme="minorHAnsi" w:cstheme="minorBidi"/>
                <w:noProof/>
                <w:sz w:val="22"/>
                <w:szCs w:val="22"/>
                <w:lang w:eastAsia="ja-JP"/>
              </w:rPr>
              <w:tab/>
            </w:r>
            <w:r w:rsidR="004A4AAC" w:rsidRPr="00E47822">
              <w:rPr>
                <w:rStyle w:val="a4"/>
                <w:noProof/>
              </w:rPr>
              <w:t>Observation</w:t>
            </w:r>
            <w:r w:rsidR="004A4AAC">
              <w:rPr>
                <w:noProof/>
                <w:webHidden/>
              </w:rPr>
              <w:tab/>
            </w:r>
            <w:r w:rsidR="004A4AAC">
              <w:rPr>
                <w:noProof/>
                <w:webHidden/>
              </w:rPr>
              <w:fldChar w:fldCharType="begin"/>
            </w:r>
            <w:r w:rsidR="004A4AAC">
              <w:rPr>
                <w:noProof/>
                <w:webHidden/>
              </w:rPr>
              <w:instrText xml:space="preserve"> PAGEREF _Toc402351170 \h </w:instrText>
            </w:r>
            <w:r w:rsidR="004A4AAC">
              <w:rPr>
                <w:noProof/>
                <w:webHidden/>
              </w:rPr>
            </w:r>
            <w:r w:rsidR="004A4AAC">
              <w:rPr>
                <w:noProof/>
                <w:webHidden/>
              </w:rPr>
              <w:fldChar w:fldCharType="separate"/>
            </w:r>
            <w:r w:rsidR="004A4AAC">
              <w:rPr>
                <w:noProof/>
                <w:webHidden/>
              </w:rPr>
              <w:t>8</w:t>
            </w:r>
            <w:r w:rsidR="004A4AAC">
              <w:rPr>
                <w:noProof/>
                <w:webHidden/>
              </w:rPr>
              <w:fldChar w:fldCharType="end"/>
            </w:r>
          </w:hyperlink>
        </w:p>
        <w:p w14:paraId="3F8EC238" w14:textId="77777777" w:rsidR="004A4AAC" w:rsidRDefault="00D84ECF">
          <w:pPr>
            <w:pStyle w:val="30"/>
            <w:tabs>
              <w:tab w:val="left" w:pos="1320"/>
              <w:tab w:val="right" w:leader="dot" w:pos="9017"/>
            </w:tabs>
            <w:rPr>
              <w:rFonts w:asciiTheme="minorHAnsi" w:eastAsiaTheme="minorEastAsia" w:hAnsiTheme="minorHAnsi" w:cstheme="minorBidi"/>
              <w:noProof/>
              <w:sz w:val="22"/>
              <w:szCs w:val="22"/>
              <w:lang w:eastAsia="ja-JP"/>
            </w:rPr>
          </w:pPr>
          <w:hyperlink w:anchor="_Toc402351171" w:history="1">
            <w:r w:rsidR="004A4AAC" w:rsidRPr="00E47822">
              <w:rPr>
                <w:rStyle w:val="a4"/>
                <w:noProof/>
              </w:rPr>
              <w:t>3.1.2</w:t>
            </w:r>
            <w:r w:rsidR="004A4AAC">
              <w:rPr>
                <w:rFonts w:asciiTheme="minorHAnsi" w:eastAsiaTheme="minorEastAsia" w:hAnsiTheme="minorHAnsi" w:cstheme="minorBidi"/>
                <w:noProof/>
                <w:sz w:val="22"/>
                <w:szCs w:val="22"/>
                <w:lang w:eastAsia="ja-JP"/>
              </w:rPr>
              <w:tab/>
            </w:r>
            <w:r w:rsidR="004A4AAC" w:rsidRPr="00E47822">
              <w:rPr>
                <w:rStyle w:val="a4"/>
                <w:noProof/>
              </w:rPr>
              <w:t>Scenario for SugarCRM</w:t>
            </w:r>
            <w:r w:rsidR="004A4AAC">
              <w:rPr>
                <w:noProof/>
                <w:webHidden/>
              </w:rPr>
              <w:tab/>
            </w:r>
            <w:r w:rsidR="004A4AAC">
              <w:rPr>
                <w:noProof/>
                <w:webHidden/>
              </w:rPr>
              <w:fldChar w:fldCharType="begin"/>
            </w:r>
            <w:r w:rsidR="004A4AAC">
              <w:rPr>
                <w:noProof/>
                <w:webHidden/>
              </w:rPr>
              <w:instrText xml:space="preserve"> PAGEREF _Toc402351171 \h </w:instrText>
            </w:r>
            <w:r w:rsidR="004A4AAC">
              <w:rPr>
                <w:noProof/>
                <w:webHidden/>
              </w:rPr>
            </w:r>
            <w:r w:rsidR="004A4AAC">
              <w:rPr>
                <w:noProof/>
                <w:webHidden/>
              </w:rPr>
              <w:fldChar w:fldCharType="separate"/>
            </w:r>
            <w:r w:rsidR="004A4AAC">
              <w:rPr>
                <w:noProof/>
                <w:webHidden/>
              </w:rPr>
              <w:t>9</w:t>
            </w:r>
            <w:r w:rsidR="004A4AAC">
              <w:rPr>
                <w:noProof/>
                <w:webHidden/>
              </w:rPr>
              <w:fldChar w:fldCharType="end"/>
            </w:r>
          </w:hyperlink>
        </w:p>
        <w:p w14:paraId="62BDA2AD" w14:textId="77777777" w:rsidR="004A4AAC" w:rsidRDefault="00D84ECF">
          <w:pPr>
            <w:pStyle w:val="30"/>
            <w:tabs>
              <w:tab w:val="left" w:pos="1320"/>
              <w:tab w:val="right" w:leader="dot" w:pos="9017"/>
            </w:tabs>
            <w:rPr>
              <w:rFonts w:asciiTheme="minorHAnsi" w:eastAsiaTheme="minorEastAsia" w:hAnsiTheme="minorHAnsi" w:cstheme="minorBidi"/>
              <w:noProof/>
              <w:sz w:val="22"/>
              <w:szCs w:val="22"/>
              <w:lang w:eastAsia="ja-JP"/>
            </w:rPr>
          </w:pPr>
          <w:hyperlink w:anchor="_Toc402351172" w:history="1">
            <w:r w:rsidR="004A4AAC" w:rsidRPr="00E47822">
              <w:rPr>
                <w:rStyle w:val="a4"/>
                <w:noProof/>
              </w:rPr>
              <w:t>3.1.3</w:t>
            </w:r>
            <w:r w:rsidR="004A4AAC">
              <w:rPr>
                <w:rFonts w:asciiTheme="minorHAnsi" w:eastAsiaTheme="minorEastAsia" w:hAnsiTheme="minorHAnsi" w:cstheme="minorBidi"/>
                <w:noProof/>
                <w:sz w:val="22"/>
                <w:szCs w:val="22"/>
                <w:lang w:eastAsia="ja-JP"/>
              </w:rPr>
              <w:tab/>
            </w:r>
            <w:r w:rsidR="004A4AAC" w:rsidRPr="00E47822">
              <w:rPr>
                <w:rStyle w:val="a4"/>
                <w:noProof/>
              </w:rPr>
              <w:t>Finding Problem</w:t>
            </w:r>
            <w:r w:rsidR="004A4AAC">
              <w:rPr>
                <w:noProof/>
                <w:webHidden/>
              </w:rPr>
              <w:tab/>
            </w:r>
            <w:r w:rsidR="004A4AAC">
              <w:rPr>
                <w:noProof/>
                <w:webHidden/>
              </w:rPr>
              <w:fldChar w:fldCharType="begin"/>
            </w:r>
            <w:r w:rsidR="004A4AAC">
              <w:rPr>
                <w:noProof/>
                <w:webHidden/>
              </w:rPr>
              <w:instrText xml:space="preserve"> PAGEREF _Toc402351172 \h </w:instrText>
            </w:r>
            <w:r w:rsidR="004A4AAC">
              <w:rPr>
                <w:noProof/>
                <w:webHidden/>
              </w:rPr>
            </w:r>
            <w:r w:rsidR="004A4AAC">
              <w:rPr>
                <w:noProof/>
                <w:webHidden/>
              </w:rPr>
              <w:fldChar w:fldCharType="separate"/>
            </w:r>
            <w:r w:rsidR="004A4AAC">
              <w:rPr>
                <w:noProof/>
                <w:webHidden/>
              </w:rPr>
              <w:t>10</w:t>
            </w:r>
            <w:r w:rsidR="004A4AAC">
              <w:rPr>
                <w:noProof/>
                <w:webHidden/>
              </w:rPr>
              <w:fldChar w:fldCharType="end"/>
            </w:r>
          </w:hyperlink>
        </w:p>
        <w:p w14:paraId="2016B9DD" w14:textId="77777777" w:rsidR="004A4AAC" w:rsidRDefault="00D84ECF">
          <w:pPr>
            <w:pStyle w:val="20"/>
            <w:rPr>
              <w:rFonts w:asciiTheme="minorHAnsi" w:eastAsiaTheme="minorEastAsia" w:hAnsiTheme="minorHAnsi" w:cstheme="minorBidi"/>
              <w:noProof/>
              <w:sz w:val="22"/>
              <w:szCs w:val="22"/>
              <w:lang w:eastAsia="ja-JP"/>
            </w:rPr>
          </w:pPr>
          <w:hyperlink w:anchor="_Toc402351173" w:history="1">
            <w:r w:rsidR="004A4AAC" w:rsidRPr="00E47822">
              <w:rPr>
                <w:rStyle w:val="a4"/>
                <w:noProof/>
              </w:rPr>
              <w:t>3.2</w:t>
            </w:r>
            <w:r w:rsidR="004A4AAC">
              <w:rPr>
                <w:rFonts w:asciiTheme="minorHAnsi" w:eastAsiaTheme="minorEastAsia" w:hAnsiTheme="minorHAnsi" w:cstheme="minorBidi"/>
                <w:noProof/>
                <w:sz w:val="22"/>
                <w:szCs w:val="22"/>
                <w:lang w:eastAsia="ja-JP"/>
              </w:rPr>
              <w:tab/>
            </w:r>
            <w:r w:rsidR="004A4AAC" w:rsidRPr="00E47822">
              <w:rPr>
                <w:rStyle w:val="a4"/>
                <w:noProof/>
              </w:rPr>
              <w:t>Requirement Specification</w:t>
            </w:r>
            <w:r w:rsidR="004A4AAC">
              <w:rPr>
                <w:noProof/>
                <w:webHidden/>
              </w:rPr>
              <w:tab/>
            </w:r>
            <w:r w:rsidR="004A4AAC">
              <w:rPr>
                <w:noProof/>
                <w:webHidden/>
              </w:rPr>
              <w:fldChar w:fldCharType="begin"/>
            </w:r>
            <w:r w:rsidR="004A4AAC">
              <w:rPr>
                <w:noProof/>
                <w:webHidden/>
              </w:rPr>
              <w:instrText xml:space="preserve"> PAGEREF _Toc402351173 \h </w:instrText>
            </w:r>
            <w:r w:rsidR="004A4AAC">
              <w:rPr>
                <w:noProof/>
                <w:webHidden/>
              </w:rPr>
            </w:r>
            <w:r w:rsidR="004A4AAC">
              <w:rPr>
                <w:noProof/>
                <w:webHidden/>
              </w:rPr>
              <w:fldChar w:fldCharType="separate"/>
            </w:r>
            <w:r w:rsidR="004A4AAC">
              <w:rPr>
                <w:noProof/>
                <w:webHidden/>
              </w:rPr>
              <w:t>11</w:t>
            </w:r>
            <w:r w:rsidR="004A4AAC">
              <w:rPr>
                <w:noProof/>
                <w:webHidden/>
              </w:rPr>
              <w:fldChar w:fldCharType="end"/>
            </w:r>
          </w:hyperlink>
        </w:p>
        <w:p w14:paraId="22E52628" w14:textId="77777777" w:rsidR="004A4AAC" w:rsidRDefault="00D84ECF">
          <w:pPr>
            <w:pStyle w:val="30"/>
            <w:tabs>
              <w:tab w:val="left" w:pos="1320"/>
              <w:tab w:val="right" w:leader="dot" w:pos="9017"/>
            </w:tabs>
            <w:rPr>
              <w:rFonts w:asciiTheme="minorHAnsi" w:eastAsiaTheme="minorEastAsia" w:hAnsiTheme="minorHAnsi" w:cstheme="minorBidi"/>
              <w:noProof/>
              <w:sz w:val="22"/>
              <w:szCs w:val="22"/>
              <w:lang w:eastAsia="ja-JP"/>
            </w:rPr>
          </w:pPr>
          <w:hyperlink w:anchor="_Toc402351174" w:history="1">
            <w:r w:rsidR="004A4AAC" w:rsidRPr="00E47822">
              <w:rPr>
                <w:rStyle w:val="a4"/>
                <w:noProof/>
                <w:lang w:eastAsia="zh-HK"/>
              </w:rPr>
              <w:t>3.2.1</w:t>
            </w:r>
            <w:r w:rsidR="004A4AAC">
              <w:rPr>
                <w:rFonts w:asciiTheme="minorHAnsi" w:eastAsiaTheme="minorEastAsia" w:hAnsiTheme="minorHAnsi" w:cstheme="minorBidi"/>
                <w:noProof/>
                <w:sz w:val="22"/>
                <w:szCs w:val="22"/>
                <w:lang w:eastAsia="ja-JP"/>
              </w:rPr>
              <w:tab/>
            </w:r>
            <w:r w:rsidR="004A4AAC" w:rsidRPr="00E47822">
              <w:rPr>
                <w:rStyle w:val="a4"/>
                <w:noProof/>
                <w:lang w:eastAsia="zh-HK"/>
              </w:rPr>
              <w:t>Functional requirements</w:t>
            </w:r>
            <w:r w:rsidR="004A4AAC">
              <w:rPr>
                <w:noProof/>
                <w:webHidden/>
              </w:rPr>
              <w:tab/>
            </w:r>
            <w:r w:rsidR="004A4AAC">
              <w:rPr>
                <w:noProof/>
                <w:webHidden/>
              </w:rPr>
              <w:fldChar w:fldCharType="begin"/>
            </w:r>
            <w:r w:rsidR="004A4AAC">
              <w:rPr>
                <w:noProof/>
                <w:webHidden/>
              </w:rPr>
              <w:instrText xml:space="preserve"> PAGEREF _Toc402351174 \h </w:instrText>
            </w:r>
            <w:r w:rsidR="004A4AAC">
              <w:rPr>
                <w:noProof/>
                <w:webHidden/>
              </w:rPr>
            </w:r>
            <w:r w:rsidR="004A4AAC">
              <w:rPr>
                <w:noProof/>
                <w:webHidden/>
              </w:rPr>
              <w:fldChar w:fldCharType="separate"/>
            </w:r>
            <w:r w:rsidR="004A4AAC">
              <w:rPr>
                <w:noProof/>
                <w:webHidden/>
              </w:rPr>
              <w:t>12</w:t>
            </w:r>
            <w:r w:rsidR="004A4AAC">
              <w:rPr>
                <w:noProof/>
                <w:webHidden/>
              </w:rPr>
              <w:fldChar w:fldCharType="end"/>
            </w:r>
          </w:hyperlink>
        </w:p>
        <w:p w14:paraId="4BF5A253" w14:textId="77777777" w:rsidR="004A4AAC" w:rsidRDefault="00D84ECF">
          <w:pPr>
            <w:pStyle w:val="30"/>
            <w:tabs>
              <w:tab w:val="left" w:pos="1320"/>
              <w:tab w:val="right" w:leader="dot" w:pos="9017"/>
            </w:tabs>
            <w:rPr>
              <w:rFonts w:asciiTheme="minorHAnsi" w:eastAsiaTheme="minorEastAsia" w:hAnsiTheme="minorHAnsi" w:cstheme="minorBidi"/>
              <w:noProof/>
              <w:sz w:val="22"/>
              <w:szCs w:val="22"/>
              <w:lang w:eastAsia="ja-JP"/>
            </w:rPr>
          </w:pPr>
          <w:hyperlink w:anchor="_Toc402351175" w:history="1">
            <w:r w:rsidR="004A4AAC" w:rsidRPr="00E47822">
              <w:rPr>
                <w:rStyle w:val="a4"/>
                <w:noProof/>
                <w:lang w:eastAsia="zh-HK"/>
              </w:rPr>
              <w:t>3.2.2</w:t>
            </w:r>
            <w:r w:rsidR="004A4AAC">
              <w:rPr>
                <w:rFonts w:asciiTheme="minorHAnsi" w:eastAsiaTheme="minorEastAsia" w:hAnsiTheme="minorHAnsi" w:cstheme="minorBidi"/>
                <w:noProof/>
                <w:sz w:val="22"/>
                <w:szCs w:val="22"/>
                <w:lang w:eastAsia="ja-JP"/>
              </w:rPr>
              <w:tab/>
            </w:r>
            <w:r w:rsidR="004A4AAC" w:rsidRPr="00E47822">
              <w:rPr>
                <w:rStyle w:val="a4"/>
                <w:noProof/>
                <w:lang w:eastAsia="zh-HK"/>
              </w:rPr>
              <w:t>Non-functional requirements</w:t>
            </w:r>
            <w:r w:rsidR="004A4AAC">
              <w:rPr>
                <w:noProof/>
                <w:webHidden/>
              </w:rPr>
              <w:tab/>
            </w:r>
            <w:r w:rsidR="004A4AAC">
              <w:rPr>
                <w:noProof/>
                <w:webHidden/>
              </w:rPr>
              <w:fldChar w:fldCharType="begin"/>
            </w:r>
            <w:r w:rsidR="004A4AAC">
              <w:rPr>
                <w:noProof/>
                <w:webHidden/>
              </w:rPr>
              <w:instrText xml:space="preserve"> PAGEREF _Toc402351175 \h </w:instrText>
            </w:r>
            <w:r w:rsidR="004A4AAC">
              <w:rPr>
                <w:noProof/>
                <w:webHidden/>
              </w:rPr>
            </w:r>
            <w:r w:rsidR="004A4AAC">
              <w:rPr>
                <w:noProof/>
                <w:webHidden/>
              </w:rPr>
              <w:fldChar w:fldCharType="separate"/>
            </w:r>
            <w:r w:rsidR="004A4AAC">
              <w:rPr>
                <w:noProof/>
                <w:webHidden/>
              </w:rPr>
              <w:t>13</w:t>
            </w:r>
            <w:r w:rsidR="004A4AAC">
              <w:rPr>
                <w:noProof/>
                <w:webHidden/>
              </w:rPr>
              <w:fldChar w:fldCharType="end"/>
            </w:r>
          </w:hyperlink>
        </w:p>
        <w:p w14:paraId="2961232B" w14:textId="77777777" w:rsidR="004A4AAC" w:rsidRDefault="00D84ECF">
          <w:pPr>
            <w:pStyle w:val="30"/>
            <w:tabs>
              <w:tab w:val="left" w:pos="1320"/>
              <w:tab w:val="right" w:leader="dot" w:pos="9017"/>
            </w:tabs>
            <w:rPr>
              <w:rFonts w:asciiTheme="minorHAnsi" w:eastAsiaTheme="minorEastAsia" w:hAnsiTheme="minorHAnsi" w:cstheme="minorBidi"/>
              <w:noProof/>
              <w:sz w:val="22"/>
              <w:szCs w:val="22"/>
              <w:lang w:eastAsia="ja-JP"/>
            </w:rPr>
          </w:pPr>
          <w:hyperlink w:anchor="_Toc402351176" w:history="1">
            <w:r w:rsidR="004A4AAC" w:rsidRPr="00E47822">
              <w:rPr>
                <w:rStyle w:val="a4"/>
                <w:noProof/>
                <w:lang w:eastAsia="zh-HK"/>
              </w:rPr>
              <w:t>3.2.3</w:t>
            </w:r>
            <w:r w:rsidR="004A4AAC">
              <w:rPr>
                <w:rFonts w:asciiTheme="minorHAnsi" w:eastAsiaTheme="minorEastAsia" w:hAnsiTheme="minorHAnsi" w:cstheme="minorBidi"/>
                <w:noProof/>
                <w:sz w:val="22"/>
                <w:szCs w:val="22"/>
                <w:lang w:eastAsia="ja-JP"/>
              </w:rPr>
              <w:tab/>
            </w:r>
            <w:r w:rsidR="004A4AAC" w:rsidRPr="00E47822">
              <w:rPr>
                <w:rStyle w:val="a4"/>
                <w:noProof/>
                <w:lang w:eastAsia="zh-HK"/>
              </w:rPr>
              <w:t>Domain requirements</w:t>
            </w:r>
            <w:r w:rsidR="004A4AAC">
              <w:rPr>
                <w:noProof/>
                <w:webHidden/>
              </w:rPr>
              <w:tab/>
            </w:r>
            <w:r w:rsidR="004A4AAC">
              <w:rPr>
                <w:noProof/>
                <w:webHidden/>
              </w:rPr>
              <w:fldChar w:fldCharType="begin"/>
            </w:r>
            <w:r w:rsidR="004A4AAC">
              <w:rPr>
                <w:noProof/>
                <w:webHidden/>
              </w:rPr>
              <w:instrText xml:space="preserve"> PAGEREF _Toc402351176 \h </w:instrText>
            </w:r>
            <w:r w:rsidR="004A4AAC">
              <w:rPr>
                <w:noProof/>
                <w:webHidden/>
              </w:rPr>
            </w:r>
            <w:r w:rsidR="004A4AAC">
              <w:rPr>
                <w:noProof/>
                <w:webHidden/>
              </w:rPr>
              <w:fldChar w:fldCharType="separate"/>
            </w:r>
            <w:r w:rsidR="004A4AAC">
              <w:rPr>
                <w:noProof/>
                <w:webHidden/>
              </w:rPr>
              <w:t>13</w:t>
            </w:r>
            <w:r w:rsidR="004A4AAC">
              <w:rPr>
                <w:noProof/>
                <w:webHidden/>
              </w:rPr>
              <w:fldChar w:fldCharType="end"/>
            </w:r>
          </w:hyperlink>
        </w:p>
        <w:p w14:paraId="0E8EFA5F" w14:textId="77777777" w:rsidR="004A4AAC" w:rsidRDefault="00D84ECF">
          <w:pPr>
            <w:pStyle w:val="10"/>
            <w:rPr>
              <w:rFonts w:asciiTheme="minorHAnsi" w:eastAsiaTheme="minorEastAsia" w:hAnsiTheme="minorHAnsi" w:cstheme="minorBidi"/>
              <w:sz w:val="22"/>
              <w:szCs w:val="22"/>
              <w:lang w:eastAsia="ja-JP"/>
            </w:rPr>
          </w:pPr>
          <w:hyperlink w:anchor="_Toc402351177" w:history="1">
            <w:r w:rsidR="004A4AAC" w:rsidRPr="00E47822">
              <w:rPr>
                <w:rStyle w:val="a4"/>
                <w:lang w:eastAsia="zh-CN"/>
              </w:rPr>
              <w:t>4</w:t>
            </w:r>
            <w:r w:rsidR="004A4AAC">
              <w:rPr>
                <w:rFonts w:asciiTheme="minorHAnsi" w:eastAsiaTheme="minorEastAsia" w:hAnsiTheme="minorHAnsi" w:cstheme="minorBidi"/>
                <w:sz w:val="22"/>
                <w:szCs w:val="22"/>
                <w:lang w:eastAsia="ja-JP"/>
              </w:rPr>
              <w:tab/>
            </w:r>
            <w:r w:rsidR="004A4AAC" w:rsidRPr="00E47822">
              <w:rPr>
                <w:rStyle w:val="a4"/>
              </w:rPr>
              <w:t>System Implementation</w:t>
            </w:r>
            <w:r w:rsidR="004A4AAC">
              <w:rPr>
                <w:webHidden/>
              </w:rPr>
              <w:tab/>
            </w:r>
            <w:r w:rsidR="004A4AAC">
              <w:rPr>
                <w:webHidden/>
              </w:rPr>
              <w:fldChar w:fldCharType="begin"/>
            </w:r>
            <w:r w:rsidR="004A4AAC">
              <w:rPr>
                <w:webHidden/>
              </w:rPr>
              <w:instrText xml:space="preserve"> PAGEREF _Toc402351177 \h </w:instrText>
            </w:r>
            <w:r w:rsidR="004A4AAC">
              <w:rPr>
                <w:webHidden/>
              </w:rPr>
            </w:r>
            <w:r w:rsidR="004A4AAC">
              <w:rPr>
                <w:webHidden/>
              </w:rPr>
              <w:fldChar w:fldCharType="separate"/>
            </w:r>
            <w:r w:rsidR="004A4AAC">
              <w:rPr>
                <w:webHidden/>
              </w:rPr>
              <w:t>15</w:t>
            </w:r>
            <w:r w:rsidR="004A4AAC">
              <w:rPr>
                <w:webHidden/>
              </w:rPr>
              <w:fldChar w:fldCharType="end"/>
            </w:r>
          </w:hyperlink>
        </w:p>
        <w:p w14:paraId="1E27C882" w14:textId="77777777" w:rsidR="004A4AAC" w:rsidRDefault="00D84ECF">
          <w:pPr>
            <w:pStyle w:val="20"/>
            <w:rPr>
              <w:rFonts w:asciiTheme="minorHAnsi" w:eastAsiaTheme="minorEastAsia" w:hAnsiTheme="minorHAnsi" w:cstheme="minorBidi"/>
              <w:noProof/>
              <w:sz w:val="22"/>
              <w:szCs w:val="22"/>
              <w:lang w:eastAsia="ja-JP"/>
            </w:rPr>
          </w:pPr>
          <w:hyperlink w:anchor="_Toc402351178" w:history="1">
            <w:r w:rsidR="004A4AAC" w:rsidRPr="00E47822">
              <w:rPr>
                <w:rStyle w:val="a4"/>
                <w:noProof/>
                <w:lang w:eastAsia="zh-CN"/>
              </w:rPr>
              <w:t>4.1</w:t>
            </w:r>
            <w:r w:rsidR="004A4AAC">
              <w:rPr>
                <w:rFonts w:asciiTheme="minorHAnsi" w:eastAsiaTheme="minorEastAsia" w:hAnsiTheme="minorHAnsi" w:cstheme="minorBidi"/>
                <w:noProof/>
                <w:sz w:val="22"/>
                <w:szCs w:val="22"/>
                <w:lang w:eastAsia="ja-JP"/>
              </w:rPr>
              <w:tab/>
            </w:r>
            <w:r w:rsidR="004A4AAC" w:rsidRPr="00E47822">
              <w:rPr>
                <w:rStyle w:val="a4"/>
                <w:noProof/>
                <w:lang w:eastAsia="zh-CN"/>
              </w:rPr>
              <w:t>Platforms</w:t>
            </w:r>
            <w:r w:rsidR="004A4AAC">
              <w:rPr>
                <w:noProof/>
                <w:webHidden/>
              </w:rPr>
              <w:tab/>
            </w:r>
            <w:r w:rsidR="004A4AAC">
              <w:rPr>
                <w:noProof/>
                <w:webHidden/>
              </w:rPr>
              <w:fldChar w:fldCharType="begin"/>
            </w:r>
            <w:r w:rsidR="004A4AAC">
              <w:rPr>
                <w:noProof/>
                <w:webHidden/>
              </w:rPr>
              <w:instrText xml:space="preserve"> PAGEREF _Toc402351178 \h </w:instrText>
            </w:r>
            <w:r w:rsidR="004A4AAC">
              <w:rPr>
                <w:noProof/>
                <w:webHidden/>
              </w:rPr>
            </w:r>
            <w:r w:rsidR="004A4AAC">
              <w:rPr>
                <w:noProof/>
                <w:webHidden/>
              </w:rPr>
              <w:fldChar w:fldCharType="separate"/>
            </w:r>
            <w:r w:rsidR="004A4AAC">
              <w:rPr>
                <w:noProof/>
                <w:webHidden/>
              </w:rPr>
              <w:t>15</w:t>
            </w:r>
            <w:r w:rsidR="004A4AAC">
              <w:rPr>
                <w:noProof/>
                <w:webHidden/>
              </w:rPr>
              <w:fldChar w:fldCharType="end"/>
            </w:r>
          </w:hyperlink>
        </w:p>
        <w:p w14:paraId="7743ED54" w14:textId="77777777" w:rsidR="004A4AAC" w:rsidRDefault="00D84ECF">
          <w:pPr>
            <w:pStyle w:val="20"/>
            <w:rPr>
              <w:rFonts w:asciiTheme="minorHAnsi" w:eastAsiaTheme="minorEastAsia" w:hAnsiTheme="minorHAnsi" w:cstheme="minorBidi"/>
              <w:noProof/>
              <w:sz w:val="22"/>
              <w:szCs w:val="22"/>
              <w:lang w:eastAsia="ja-JP"/>
            </w:rPr>
          </w:pPr>
          <w:hyperlink w:anchor="_Toc402351179" w:history="1">
            <w:r w:rsidR="004A4AAC" w:rsidRPr="00E47822">
              <w:rPr>
                <w:rStyle w:val="a4"/>
                <w:noProof/>
                <w:lang w:eastAsia="zh-CN"/>
              </w:rPr>
              <w:t>4.2</w:t>
            </w:r>
            <w:r w:rsidR="004A4AAC">
              <w:rPr>
                <w:rFonts w:asciiTheme="minorHAnsi" w:eastAsiaTheme="minorEastAsia" w:hAnsiTheme="minorHAnsi" w:cstheme="minorBidi"/>
                <w:noProof/>
                <w:sz w:val="22"/>
                <w:szCs w:val="22"/>
                <w:lang w:eastAsia="ja-JP"/>
              </w:rPr>
              <w:tab/>
            </w:r>
            <w:r w:rsidR="004A4AAC" w:rsidRPr="00E47822">
              <w:rPr>
                <w:rStyle w:val="a4"/>
                <w:noProof/>
              </w:rPr>
              <w:t>Architecture</w:t>
            </w:r>
            <w:r w:rsidR="004A4AAC">
              <w:rPr>
                <w:noProof/>
                <w:webHidden/>
              </w:rPr>
              <w:tab/>
            </w:r>
            <w:r w:rsidR="004A4AAC">
              <w:rPr>
                <w:noProof/>
                <w:webHidden/>
              </w:rPr>
              <w:fldChar w:fldCharType="begin"/>
            </w:r>
            <w:r w:rsidR="004A4AAC">
              <w:rPr>
                <w:noProof/>
                <w:webHidden/>
              </w:rPr>
              <w:instrText xml:space="preserve"> PAGEREF _Toc402351179 \h </w:instrText>
            </w:r>
            <w:r w:rsidR="004A4AAC">
              <w:rPr>
                <w:noProof/>
                <w:webHidden/>
              </w:rPr>
            </w:r>
            <w:r w:rsidR="004A4AAC">
              <w:rPr>
                <w:noProof/>
                <w:webHidden/>
              </w:rPr>
              <w:fldChar w:fldCharType="separate"/>
            </w:r>
            <w:r w:rsidR="004A4AAC">
              <w:rPr>
                <w:noProof/>
                <w:webHidden/>
              </w:rPr>
              <w:t>15</w:t>
            </w:r>
            <w:r w:rsidR="004A4AAC">
              <w:rPr>
                <w:noProof/>
                <w:webHidden/>
              </w:rPr>
              <w:fldChar w:fldCharType="end"/>
            </w:r>
          </w:hyperlink>
        </w:p>
        <w:p w14:paraId="03F4A203" w14:textId="77777777" w:rsidR="004A4AAC" w:rsidRDefault="00D84ECF">
          <w:pPr>
            <w:pStyle w:val="20"/>
            <w:rPr>
              <w:rFonts w:asciiTheme="minorHAnsi" w:eastAsiaTheme="minorEastAsia" w:hAnsiTheme="minorHAnsi" w:cstheme="minorBidi"/>
              <w:noProof/>
              <w:sz w:val="22"/>
              <w:szCs w:val="22"/>
              <w:lang w:eastAsia="ja-JP"/>
            </w:rPr>
          </w:pPr>
          <w:hyperlink w:anchor="_Toc402351180" w:history="1">
            <w:r w:rsidR="004A4AAC" w:rsidRPr="00E47822">
              <w:rPr>
                <w:rStyle w:val="a4"/>
                <w:noProof/>
              </w:rPr>
              <w:t>4.2</w:t>
            </w:r>
            <w:r w:rsidR="004A4AAC">
              <w:rPr>
                <w:rFonts w:asciiTheme="minorHAnsi" w:eastAsiaTheme="minorEastAsia" w:hAnsiTheme="minorHAnsi" w:cstheme="minorBidi"/>
                <w:noProof/>
                <w:sz w:val="22"/>
                <w:szCs w:val="22"/>
                <w:lang w:eastAsia="ja-JP"/>
              </w:rPr>
              <w:tab/>
            </w:r>
            <w:r w:rsidR="004A4AAC" w:rsidRPr="00E47822">
              <w:rPr>
                <w:rStyle w:val="a4"/>
                <w:noProof/>
              </w:rPr>
              <w:t>Data Modelling</w:t>
            </w:r>
            <w:r w:rsidR="004A4AAC">
              <w:rPr>
                <w:noProof/>
                <w:webHidden/>
              </w:rPr>
              <w:tab/>
            </w:r>
            <w:r w:rsidR="004A4AAC">
              <w:rPr>
                <w:noProof/>
                <w:webHidden/>
              </w:rPr>
              <w:fldChar w:fldCharType="begin"/>
            </w:r>
            <w:r w:rsidR="004A4AAC">
              <w:rPr>
                <w:noProof/>
                <w:webHidden/>
              </w:rPr>
              <w:instrText xml:space="preserve"> PAGEREF _Toc402351180 \h </w:instrText>
            </w:r>
            <w:r w:rsidR="004A4AAC">
              <w:rPr>
                <w:noProof/>
                <w:webHidden/>
              </w:rPr>
            </w:r>
            <w:r w:rsidR="004A4AAC">
              <w:rPr>
                <w:noProof/>
                <w:webHidden/>
              </w:rPr>
              <w:fldChar w:fldCharType="separate"/>
            </w:r>
            <w:r w:rsidR="004A4AAC">
              <w:rPr>
                <w:noProof/>
                <w:webHidden/>
              </w:rPr>
              <w:t>17</w:t>
            </w:r>
            <w:r w:rsidR="004A4AAC">
              <w:rPr>
                <w:noProof/>
                <w:webHidden/>
              </w:rPr>
              <w:fldChar w:fldCharType="end"/>
            </w:r>
          </w:hyperlink>
        </w:p>
        <w:p w14:paraId="5AF7EF2E" w14:textId="77777777" w:rsidR="004A4AAC" w:rsidRDefault="00D84ECF">
          <w:pPr>
            <w:pStyle w:val="30"/>
            <w:tabs>
              <w:tab w:val="left" w:pos="1320"/>
              <w:tab w:val="right" w:leader="dot" w:pos="9017"/>
            </w:tabs>
            <w:rPr>
              <w:rFonts w:asciiTheme="minorHAnsi" w:eastAsiaTheme="minorEastAsia" w:hAnsiTheme="minorHAnsi" w:cstheme="minorBidi"/>
              <w:noProof/>
              <w:sz w:val="22"/>
              <w:szCs w:val="22"/>
              <w:lang w:eastAsia="ja-JP"/>
            </w:rPr>
          </w:pPr>
          <w:hyperlink w:anchor="_Toc402351181" w:history="1">
            <w:r w:rsidR="004A4AAC" w:rsidRPr="00E47822">
              <w:rPr>
                <w:rStyle w:val="a4"/>
                <w:noProof/>
                <w:lang w:eastAsia="zh-CN"/>
              </w:rPr>
              <w:t>4.2.1</w:t>
            </w:r>
            <w:r w:rsidR="004A4AAC">
              <w:rPr>
                <w:rFonts w:asciiTheme="minorHAnsi" w:eastAsiaTheme="minorEastAsia" w:hAnsiTheme="minorHAnsi" w:cstheme="minorBidi"/>
                <w:noProof/>
                <w:sz w:val="22"/>
                <w:szCs w:val="22"/>
                <w:lang w:eastAsia="ja-JP"/>
              </w:rPr>
              <w:tab/>
            </w:r>
            <w:r w:rsidR="004A4AAC" w:rsidRPr="00E47822">
              <w:rPr>
                <w:rStyle w:val="a4"/>
                <w:noProof/>
              </w:rPr>
              <w:t>Identifying entity type</w:t>
            </w:r>
            <w:r w:rsidR="004A4AAC">
              <w:rPr>
                <w:noProof/>
                <w:webHidden/>
              </w:rPr>
              <w:tab/>
            </w:r>
            <w:r w:rsidR="004A4AAC">
              <w:rPr>
                <w:noProof/>
                <w:webHidden/>
              </w:rPr>
              <w:fldChar w:fldCharType="begin"/>
            </w:r>
            <w:r w:rsidR="004A4AAC">
              <w:rPr>
                <w:noProof/>
                <w:webHidden/>
              </w:rPr>
              <w:instrText xml:space="preserve"> PAGEREF _Toc402351181 \h </w:instrText>
            </w:r>
            <w:r w:rsidR="004A4AAC">
              <w:rPr>
                <w:noProof/>
                <w:webHidden/>
              </w:rPr>
            </w:r>
            <w:r w:rsidR="004A4AAC">
              <w:rPr>
                <w:noProof/>
                <w:webHidden/>
              </w:rPr>
              <w:fldChar w:fldCharType="separate"/>
            </w:r>
            <w:r w:rsidR="004A4AAC">
              <w:rPr>
                <w:noProof/>
                <w:webHidden/>
              </w:rPr>
              <w:t>17</w:t>
            </w:r>
            <w:r w:rsidR="004A4AAC">
              <w:rPr>
                <w:noProof/>
                <w:webHidden/>
              </w:rPr>
              <w:fldChar w:fldCharType="end"/>
            </w:r>
          </w:hyperlink>
        </w:p>
        <w:p w14:paraId="749FAA59" w14:textId="77777777" w:rsidR="004A4AAC" w:rsidRDefault="00D84ECF">
          <w:pPr>
            <w:pStyle w:val="20"/>
            <w:rPr>
              <w:rFonts w:asciiTheme="minorHAnsi" w:eastAsiaTheme="minorEastAsia" w:hAnsiTheme="minorHAnsi" w:cstheme="minorBidi"/>
              <w:noProof/>
              <w:sz w:val="22"/>
              <w:szCs w:val="22"/>
              <w:lang w:eastAsia="ja-JP"/>
            </w:rPr>
          </w:pPr>
          <w:hyperlink w:anchor="_Toc402351182" w:history="1">
            <w:r w:rsidR="004A4AAC" w:rsidRPr="00E47822">
              <w:rPr>
                <w:rStyle w:val="a4"/>
                <w:noProof/>
              </w:rPr>
              <w:t>4.3</w:t>
            </w:r>
            <w:r w:rsidR="004A4AAC">
              <w:rPr>
                <w:rFonts w:asciiTheme="minorHAnsi" w:eastAsiaTheme="minorEastAsia" w:hAnsiTheme="minorHAnsi" w:cstheme="minorBidi"/>
                <w:noProof/>
                <w:sz w:val="22"/>
                <w:szCs w:val="22"/>
                <w:lang w:eastAsia="ja-JP"/>
              </w:rPr>
              <w:tab/>
            </w:r>
            <w:r w:rsidR="004A4AAC" w:rsidRPr="00E47822">
              <w:rPr>
                <w:rStyle w:val="a4"/>
                <w:noProof/>
              </w:rPr>
              <w:t>Enhancement to existing system</w:t>
            </w:r>
            <w:r w:rsidR="004A4AAC">
              <w:rPr>
                <w:noProof/>
                <w:webHidden/>
              </w:rPr>
              <w:tab/>
            </w:r>
            <w:r w:rsidR="004A4AAC">
              <w:rPr>
                <w:noProof/>
                <w:webHidden/>
              </w:rPr>
              <w:fldChar w:fldCharType="begin"/>
            </w:r>
            <w:r w:rsidR="004A4AAC">
              <w:rPr>
                <w:noProof/>
                <w:webHidden/>
              </w:rPr>
              <w:instrText xml:space="preserve"> PAGEREF _Toc402351182 \h </w:instrText>
            </w:r>
            <w:r w:rsidR="004A4AAC">
              <w:rPr>
                <w:noProof/>
                <w:webHidden/>
              </w:rPr>
            </w:r>
            <w:r w:rsidR="004A4AAC">
              <w:rPr>
                <w:noProof/>
                <w:webHidden/>
              </w:rPr>
              <w:fldChar w:fldCharType="separate"/>
            </w:r>
            <w:r w:rsidR="004A4AAC">
              <w:rPr>
                <w:noProof/>
                <w:webHidden/>
              </w:rPr>
              <w:t>22</w:t>
            </w:r>
            <w:r w:rsidR="004A4AAC">
              <w:rPr>
                <w:noProof/>
                <w:webHidden/>
              </w:rPr>
              <w:fldChar w:fldCharType="end"/>
            </w:r>
          </w:hyperlink>
        </w:p>
        <w:p w14:paraId="2C571517" w14:textId="77777777" w:rsidR="004A4AAC" w:rsidRDefault="00D84ECF">
          <w:pPr>
            <w:pStyle w:val="20"/>
            <w:rPr>
              <w:rFonts w:asciiTheme="minorHAnsi" w:eastAsiaTheme="minorEastAsia" w:hAnsiTheme="minorHAnsi" w:cstheme="minorBidi"/>
              <w:noProof/>
              <w:sz w:val="22"/>
              <w:szCs w:val="22"/>
              <w:lang w:eastAsia="ja-JP"/>
            </w:rPr>
          </w:pPr>
          <w:hyperlink w:anchor="_Toc402351183" w:history="1">
            <w:r w:rsidR="004A4AAC" w:rsidRPr="00E47822">
              <w:rPr>
                <w:rStyle w:val="a4"/>
                <w:noProof/>
              </w:rPr>
              <w:t>4.4</w:t>
            </w:r>
            <w:r w:rsidR="004A4AAC">
              <w:rPr>
                <w:rFonts w:asciiTheme="minorHAnsi" w:eastAsiaTheme="minorEastAsia" w:hAnsiTheme="minorHAnsi" w:cstheme="minorBidi"/>
                <w:noProof/>
                <w:sz w:val="22"/>
                <w:szCs w:val="22"/>
                <w:lang w:eastAsia="ja-JP"/>
              </w:rPr>
              <w:tab/>
            </w:r>
            <w:r w:rsidR="004A4AAC" w:rsidRPr="00E47822">
              <w:rPr>
                <w:rStyle w:val="a4"/>
                <w:noProof/>
              </w:rPr>
              <w:t>Key problems and their solutions</w:t>
            </w:r>
            <w:r w:rsidR="004A4AAC">
              <w:rPr>
                <w:noProof/>
                <w:webHidden/>
              </w:rPr>
              <w:tab/>
            </w:r>
            <w:r w:rsidR="004A4AAC">
              <w:rPr>
                <w:noProof/>
                <w:webHidden/>
              </w:rPr>
              <w:fldChar w:fldCharType="begin"/>
            </w:r>
            <w:r w:rsidR="004A4AAC">
              <w:rPr>
                <w:noProof/>
                <w:webHidden/>
              </w:rPr>
              <w:instrText xml:space="preserve"> PAGEREF _Toc402351183 \h </w:instrText>
            </w:r>
            <w:r w:rsidR="004A4AAC">
              <w:rPr>
                <w:noProof/>
                <w:webHidden/>
              </w:rPr>
            </w:r>
            <w:r w:rsidR="004A4AAC">
              <w:rPr>
                <w:noProof/>
                <w:webHidden/>
              </w:rPr>
              <w:fldChar w:fldCharType="separate"/>
            </w:r>
            <w:r w:rsidR="004A4AAC">
              <w:rPr>
                <w:noProof/>
                <w:webHidden/>
              </w:rPr>
              <w:t>22</w:t>
            </w:r>
            <w:r w:rsidR="004A4AAC">
              <w:rPr>
                <w:noProof/>
                <w:webHidden/>
              </w:rPr>
              <w:fldChar w:fldCharType="end"/>
            </w:r>
          </w:hyperlink>
        </w:p>
        <w:p w14:paraId="23D0D778" w14:textId="77777777" w:rsidR="004A4AAC" w:rsidRDefault="00D84ECF">
          <w:pPr>
            <w:pStyle w:val="10"/>
            <w:rPr>
              <w:rFonts w:asciiTheme="minorHAnsi" w:eastAsiaTheme="minorEastAsia" w:hAnsiTheme="minorHAnsi" w:cstheme="minorBidi"/>
              <w:sz w:val="22"/>
              <w:szCs w:val="22"/>
              <w:lang w:eastAsia="ja-JP"/>
            </w:rPr>
          </w:pPr>
          <w:hyperlink w:anchor="_Toc402351184" w:history="1">
            <w:r w:rsidR="004A4AAC" w:rsidRPr="00E47822">
              <w:rPr>
                <w:rStyle w:val="a4"/>
              </w:rPr>
              <w:t>5</w:t>
            </w:r>
            <w:r w:rsidR="004A4AAC">
              <w:rPr>
                <w:rFonts w:asciiTheme="minorHAnsi" w:eastAsiaTheme="minorEastAsia" w:hAnsiTheme="minorHAnsi" w:cstheme="minorBidi"/>
                <w:sz w:val="22"/>
                <w:szCs w:val="22"/>
                <w:lang w:eastAsia="ja-JP"/>
              </w:rPr>
              <w:tab/>
            </w:r>
            <w:r w:rsidR="004A4AAC" w:rsidRPr="00E47822">
              <w:rPr>
                <w:rStyle w:val="a4"/>
              </w:rPr>
              <w:t>Results and discussion</w:t>
            </w:r>
            <w:r w:rsidR="004A4AAC">
              <w:rPr>
                <w:webHidden/>
              </w:rPr>
              <w:tab/>
            </w:r>
            <w:r w:rsidR="004A4AAC">
              <w:rPr>
                <w:webHidden/>
              </w:rPr>
              <w:fldChar w:fldCharType="begin"/>
            </w:r>
            <w:r w:rsidR="004A4AAC">
              <w:rPr>
                <w:webHidden/>
              </w:rPr>
              <w:instrText xml:space="preserve"> PAGEREF _Toc402351184 \h </w:instrText>
            </w:r>
            <w:r w:rsidR="004A4AAC">
              <w:rPr>
                <w:webHidden/>
              </w:rPr>
            </w:r>
            <w:r w:rsidR="004A4AAC">
              <w:rPr>
                <w:webHidden/>
              </w:rPr>
              <w:fldChar w:fldCharType="separate"/>
            </w:r>
            <w:r w:rsidR="004A4AAC">
              <w:rPr>
                <w:webHidden/>
              </w:rPr>
              <w:t>23</w:t>
            </w:r>
            <w:r w:rsidR="004A4AAC">
              <w:rPr>
                <w:webHidden/>
              </w:rPr>
              <w:fldChar w:fldCharType="end"/>
            </w:r>
          </w:hyperlink>
        </w:p>
        <w:p w14:paraId="1DE6CE58" w14:textId="77777777" w:rsidR="004A4AAC" w:rsidRDefault="00D84ECF">
          <w:pPr>
            <w:pStyle w:val="20"/>
            <w:rPr>
              <w:rFonts w:asciiTheme="minorHAnsi" w:eastAsiaTheme="minorEastAsia" w:hAnsiTheme="minorHAnsi" w:cstheme="minorBidi"/>
              <w:noProof/>
              <w:sz w:val="22"/>
              <w:szCs w:val="22"/>
              <w:lang w:eastAsia="ja-JP"/>
            </w:rPr>
          </w:pPr>
          <w:hyperlink w:anchor="_Toc402351185" w:history="1">
            <w:r w:rsidR="004A4AAC" w:rsidRPr="00E47822">
              <w:rPr>
                <w:rStyle w:val="a4"/>
                <w:noProof/>
              </w:rPr>
              <w:t>5.1</w:t>
            </w:r>
            <w:r w:rsidR="004A4AAC">
              <w:rPr>
                <w:rFonts w:asciiTheme="minorHAnsi" w:eastAsiaTheme="minorEastAsia" w:hAnsiTheme="minorHAnsi" w:cstheme="minorBidi"/>
                <w:noProof/>
                <w:sz w:val="22"/>
                <w:szCs w:val="22"/>
                <w:lang w:eastAsia="ja-JP"/>
              </w:rPr>
              <w:tab/>
            </w:r>
            <w:r w:rsidR="004A4AAC" w:rsidRPr="00E47822">
              <w:rPr>
                <w:rStyle w:val="a4"/>
                <w:noProof/>
              </w:rPr>
              <w:t>Project Outcome</w:t>
            </w:r>
            <w:r w:rsidR="004A4AAC">
              <w:rPr>
                <w:noProof/>
                <w:webHidden/>
              </w:rPr>
              <w:tab/>
            </w:r>
            <w:r w:rsidR="004A4AAC">
              <w:rPr>
                <w:noProof/>
                <w:webHidden/>
              </w:rPr>
              <w:fldChar w:fldCharType="begin"/>
            </w:r>
            <w:r w:rsidR="004A4AAC">
              <w:rPr>
                <w:noProof/>
                <w:webHidden/>
              </w:rPr>
              <w:instrText xml:space="preserve"> PAGEREF _Toc402351185 \h </w:instrText>
            </w:r>
            <w:r w:rsidR="004A4AAC">
              <w:rPr>
                <w:noProof/>
                <w:webHidden/>
              </w:rPr>
            </w:r>
            <w:r w:rsidR="004A4AAC">
              <w:rPr>
                <w:noProof/>
                <w:webHidden/>
              </w:rPr>
              <w:fldChar w:fldCharType="separate"/>
            </w:r>
            <w:r w:rsidR="004A4AAC">
              <w:rPr>
                <w:noProof/>
                <w:webHidden/>
              </w:rPr>
              <w:t>23</w:t>
            </w:r>
            <w:r w:rsidR="004A4AAC">
              <w:rPr>
                <w:noProof/>
                <w:webHidden/>
              </w:rPr>
              <w:fldChar w:fldCharType="end"/>
            </w:r>
          </w:hyperlink>
        </w:p>
        <w:p w14:paraId="3A86BED7" w14:textId="77777777" w:rsidR="004A4AAC" w:rsidRDefault="00D84ECF">
          <w:pPr>
            <w:pStyle w:val="20"/>
            <w:rPr>
              <w:rFonts w:asciiTheme="minorHAnsi" w:eastAsiaTheme="minorEastAsia" w:hAnsiTheme="minorHAnsi" w:cstheme="minorBidi"/>
              <w:noProof/>
              <w:sz w:val="22"/>
              <w:szCs w:val="22"/>
              <w:lang w:eastAsia="ja-JP"/>
            </w:rPr>
          </w:pPr>
          <w:hyperlink w:anchor="_Toc402351186" w:history="1">
            <w:r w:rsidR="004A4AAC" w:rsidRPr="00E47822">
              <w:rPr>
                <w:rStyle w:val="a4"/>
                <w:noProof/>
              </w:rPr>
              <w:t>5.2</w:t>
            </w:r>
            <w:r w:rsidR="004A4AAC">
              <w:rPr>
                <w:rFonts w:asciiTheme="minorHAnsi" w:eastAsiaTheme="minorEastAsia" w:hAnsiTheme="minorHAnsi" w:cstheme="minorBidi"/>
                <w:noProof/>
                <w:sz w:val="22"/>
                <w:szCs w:val="22"/>
                <w:lang w:eastAsia="ja-JP"/>
              </w:rPr>
              <w:tab/>
            </w:r>
            <w:r w:rsidR="004A4AAC" w:rsidRPr="00E47822">
              <w:rPr>
                <w:rStyle w:val="a4"/>
                <w:noProof/>
              </w:rPr>
              <w:t>System evaluation</w:t>
            </w:r>
            <w:r w:rsidR="004A4AAC">
              <w:rPr>
                <w:noProof/>
                <w:webHidden/>
              </w:rPr>
              <w:tab/>
            </w:r>
            <w:r w:rsidR="004A4AAC">
              <w:rPr>
                <w:noProof/>
                <w:webHidden/>
              </w:rPr>
              <w:fldChar w:fldCharType="begin"/>
            </w:r>
            <w:r w:rsidR="004A4AAC">
              <w:rPr>
                <w:noProof/>
                <w:webHidden/>
              </w:rPr>
              <w:instrText xml:space="preserve"> PAGEREF _Toc402351186 \h </w:instrText>
            </w:r>
            <w:r w:rsidR="004A4AAC">
              <w:rPr>
                <w:noProof/>
                <w:webHidden/>
              </w:rPr>
            </w:r>
            <w:r w:rsidR="004A4AAC">
              <w:rPr>
                <w:noProof/>
                <w:webHidden/>
              </w:rPr>
              <w:fldChar w:fldCharType="separate"/>
            </w:r>
            <w:r w:rsidR="004A4AAC">
              <w:rPr>
                <w:noProof/>
                <w:webHidden/>
              </w:rPr>
              <w:t>24</w:t>
            </w:r>
            <w:r w:rsidR="004A4AAC">
              <w:rPr>
                <w:noProof/>
                <w:webHidden/>
              </w:rPr>
              <w:fldChar w:fldCharType="end"/>
            </w:r>
          </w:hyperlink>
        </w:p>
        <w:p w14:paraId="5E5412C6" w14:textId="77777777" w:rsidR="004A4AAC" w:rsidRDefault="00D84ECF">
          <w:pPr>
            <w:pStyle w:val="10"/>
            <w:rPr>
              <w:rFonts w:asciiTheme="minorHAnsi" w:eastAsiaTheme="minorEastAsia" w:hAnsiTheme="minorHAnsi" w:cstheme="minorBidi"/>
              <w:sz w:val="22"/>
              <w:szCs w:val="22"/>
              <w:lang w:eastAsia="ja-JP"/>
            </w:rPr>
          </w:pPr>
          <w:hyperlink w:anchor="_Toc402351187" w:history="1">
            <w:r w:rsidR="004A4AAC" w:rsidRPr="00E47822">
              <w:rPr>
                <w:rStyle w:val="a4"/>
              </w:rPr>
              <w:t>Appendix</w:t>
            </w:r>
            <w:r w:rsidR="004A4AAC">
              <w:rPr>
                <w:webHidden/>
              </w:rPr>
              <w:tab/>
            </w:r>
            <w:r w:rsidR="004A4AAC">
              <w:rPr>
                <w:webHidden/>
              </w:rPr>
              <w:fldChar w:fldCharType="begin"/>
            </w:r>
            <w:r w:rsidR="004A4AAC">
              <w:rPr>
                <w:webHidden/>
              </w:rPr>
              <w:instrText xml:space="preserve"> PAGEREF _Toc402351187 \h </w:instrText>
            </w:r>
            <w:r w:rsidR="004A4AAC">
              <w:rPr>
                <w:webHidden/>
              </w:rPr>
            </w:r>
            <w:r w:rsidR="004A4AAC">
              <w:rPr>
                <w:webHidden/>
              </w:rPr>
              <w:fldChar w:fldCharType="separate"/>
            </w:r>
            <w:r w:rsidR="004A4AAC">
              <w:rPr>
                <w:webHidden/>
              </w:rPr>
              <w:t>26</w:t>
            </w:r>
            <w:r w:rsidR="004A4AAC">
              <w:rPr>
                <w:webHidden/>
              </w:rPr>
              <w:fldChar w:fldCharType="end"/>
            </w:r>
          </w:hyperlink>
        </w:p>
        <w:p w14:paraId="5A611982" w14:textId="77777777" w:rsidR="004A4AAC" w:rsidRDefault="00D84ECF">
          <w:pPr>
            <w:pStyle w:val="20"/>
            <w:rPr>
              <w:rFonts w:asciiTheme="minorHAnsi" w:eastAsiaTheme="minorEastAsia" w:hAnsiTheme="minorHAnsi" w:cstheme="minorBidi"/>
              <w:noProof/>
              <w:sz w:val="22"/>
              <w:szCs w:val="22"/>
              <w:lang w:eastAsia="ja-JP"/>
            </w:rPr>
          </w:pPr>
          <w:hyperlink w:anchor="_Toc402351188" w:history="1">
            <w:r w:rsidR="004A4AAC" w:rsidRPr="00E47822">
              <w:rPr>
                <w:rStyle w:val="a4"/>
                <w:noProof/>
              </w:rPr>
              <w:t>Project plan</w:t>
            </w:r>
            <w:r w:rsidR="004A4AAC">
              <w:rPr>
                <w:noProof/>
                <w:webHidden/>
              </w:rPr>
              <w:tab/>
            </w:r>
            <w:r w:rsidR="004A4AAC">
              <w:rPr>
                <w:noProof/>
                <w:webHidden/>
              </w:rPr>
              <w:fldChar w:fldCharType="begin"/>
            </w:r>
            <w:r w:rsidR="004A4AAC">
              <w:rPr>
                <w:noProof/>
                <w:webHidden/>
              </w:rPr>
              <w:instrText xml:space="preserve"> PAGEREF _Toc402351188 \h </w:instrText>
            </w:r>
            <w:r w:rsidR="004A4AAC">
              <w:rPr>
                <w:noProof/>
                <w:webHidden/>
              </w:rPr>
            </w:r>
            <w:r w:rsidR="004A4AAC">
              <w:rPr>
                <w:noProof/>
                <w:webHidden/>
              </w:rPr>
              <w:fldChar w:fldCharType="separate"/>
            </w:r>
            <w:r w:rsidR="004A4AAC">
              <w:rPr>
                <w:noProof/>
                <w:webHidden/>
              </w:rPr>
              <w:t>26</w:t>
            </w:r>
            <w:r w:rsidR="004A4AAC">
              <w:rPr>
                <w:noProof/>
                <w:webHidden/>
              </w:rPr>
              <w:fldChar w:fldCharType="end"/>
            </w:r>
          </w:hyperlink>
        </w:p>
        <w:p w14:paraId="5A1C796D" w14:textId="77777777" w:rsidR="004A4AAC" w:rsidRDefault="00D84ECF">
          <w:pPr>
            <w:pStyle w:val="10"/>
            <w:rPr>
              <w:rFonts w:asciiTheme="minorHAnsi" w:eastAsiaTheme="minorEastAsia" w:hAnsiTheme="minorHAnsi" w:cstheme="minorBidi"/>
              <w:sz w:val="22"/>
              <w:szCs w:val="22"/>
              <w:lang w:eastAsia="ja-JP"/>
            </w:rPr>
          </w:pPr>
          <w:hyperlink w:anchor="_Toc402351189" w:history="1">
            <w:r w:rsidR="004A4AAC" w:rsidRPr="00E47822">
              <w:rPr>
                <w:rStyle w:val="a4"/>
              </w:rPr>
              <w:t>Refernces</w:t>
            </w:r>
            <w:r w:rsidR="004A4AAC">
              <w:rPr>
                <w:webHidden/>
              </w:rPr>
              <w:tab/>
            </w:r>
            <w:r w:rsidR="004A4AAC">
              <w:rPr>
                <w:webHidden/>
              </w:rPr>
              <w:fldChar w:fldCharType="begin"/>
            </w:r>
            <w:r w:rsidR="004A4AAC">
              <w:rPr>
                <w:webHidden/>
              </w:rPr>
              <w:instrText xml:space="preserve"> PAGEREF _Toc402351189 \h </w:instrText>
            </w:r>
            <w:r w:rsidR="004A4AAC">
              <w:rPr>
                <w:webHidden/>
              </w:rPr>
            </w:r>
            <w:r w:rsidR="004A4AAC">
              <w:rPr>
                <w:webHidden/>
              </w:rPr>
              <w:fldChar w:fldCharType="separate"/>
            </w:r>
            <w:r w:rsidR="004A4AAC">
              <w:rPr>
                <w:webHidden/>
              </w:rPr>
              <w:t>27</w:t>
            </w:r>
            <w:r w:rsidR="004A4AAC">
              <w:rPr>
                <w:webHidden/>
              </w:rPr>
              <w:fldChar w:fldCharType="end"/>
            </w:r>
          </w:hyperlink>
        </w:p>
        <w:p w14:paraId="116B2557" w14:textId="77777777" w:rsidR="004A4AAC" w:rsidRDefault="00D84ECF">
          <w:pPr>
            <w:pStyle w:val="20"/>
            <w:rPr>
              <w:rFonts w:asciiTheme="minorHAnsi" w:eastAsiaTheme="minorEastAsia" w:hAnsiTheme="minorHAnsi" w:cstheme="minorBidi"/>
              <w:noProof/>
              <w:sz w:val="22"/>
              <w:szCs w:val="22"/>
              <w:lang w:eastAsia="ja-JP"/>
            </w:rPr>
          </w:pPr>
          <w:hyperlink w:anchor="_Toc402351190" w:history="1">
            <w:r w:rsidR="004A4AAC" w:rsidRPr="00E47822">
              <w:rPr>
                <w:rStyle w:val="a4"/>
                <w:noProof/>
              </w:rPr>
              <w:t>Peer Assessment Form</w:t>
            </w:r>
            <w:r w:rsidR="004A4AAC">
              <w:rPr>
                <w:noProof/>
                <w:webHidden/>
              </w:rPr>
              <w:tab/>
            </w:r>
            <w:r w:rsidR="004A4AAC">
              <w:rPr>
                <w:noProof/>
                <w:webHidden/>
              </w:rPr>
              <w:fldChar w:fldCharType="begin"/>
            </w:r>
            <w:r w:rsidR="004A4AAC">
              <w:rPr>
                <w:noProof/>
                <w:webHidden/>
              </w:rPr>
              <w:instrText xml:space="preserve"> PAGEREF _Toc402351190 \h </w:instrText>
            </w:r>
            <w:r w:rsidR="004A4AAC">
              <w:rPr>
                <w:noProof/>
                <w:webHidden/>
              </w:rPr>
            </w:r>
            <w:r w:rsidR="004A4AAC">
              <w:rPr>
                <w:noProof/>
                <w:webHidden/>
              </w:rPr>
              <w:fldChar w:fldCharType="separate"/>
            </w:r>
            <w:r w:rsidR="004A4AAC">
              <w:rPr>
                <w:noProof/>
                <w:webHidden/>
              </w:rPr>
              <w:t>28</w:t>
            </w:r>
            <w:r w:rsidR="004A4AAC">
              <w:rPr>
                <w:noProof/>
                <w:webHidden/>
              </w:rPr>
              <w:fldChar w:fldCharType="end"/>
            </w:r>
          </w:hyperlink>
        </w:p>
        <w:p w14:paraId="56842CCE" w14:textId="77777777" w:rsidR="00192826" w:rsidRPr="00C52E41" w:rsidRDefault="00C70397">
          <w:r w:rsidRPr="00C52E41">
            <w:fldChar w:fldCharType="end"/>
          </w:r>
        </w:p>
      </w:sdtContent>
    </w:sdt>
    <w:p w14:paraId="27B7CF80" w14:textId="77777777" w:rsidR="002B6849" w:rsidRPr="00C52E41" w:rsidRDefault="002B6849" w:rsidP="005B51DE">
      <w:pPr>
        <w:pStyle w:val="1"/>
      </w:pPr>
      <w:bookmarkStart w:id="4" w:name="_Toc378164301"/>
      <w:bookmarkStart w:id="5" w:name="_Toc402351164"/>
      <w:r w:rsidRPr="00C52E41">
        <w:t>Introduction</w:t>
      </w:r>
      <w:bookmarkEnd w:id="0"/>
      <w:bookmarkEnd w:id="1"/>
      <w:bookmarkEnd w:id="2"/>
      <w:bookmarkEnd w:id="4"/>
      <w:bookmarkEnd w:id="5"/>
    </w:p>
    <w:p w14:paraId="51A03438" w14:textId="77777777" w:rsidR="00AC30B3" w:rsidRPr="00C52E41" w:rsidRDefault="002B6849" w:rsidP="00AC30B3">
      <w:pPr>
        <w:pStyle w:val="2"/>
      </w:pPr>
      <w:bookmarkStart w:id="6" w:name="_Toc378164302"/>
      <w:bookmarkStart w:id="7" w:name="_Toc402351165"/>
      <w:r w:rsidRPr="00C52E41">
        <w:t>Overview</w:t>
      </w:r>
      <w:bookmarkEnd w:id="6"/>
      <w:bookmarkEnd w:id="7"/>
    </w:p>
    <w:p w14:paraId="0A003691" w14:textId="0011C940" w:rsidR="002B6849" w:rsidRPr="00C52E41" w:rsidRDefault="00AC30B3" w:rsidP="00244DDD">
      <w:pPr>
        <w:jc w:val="both"/>
      </w:pPr>
      <w:r w:rsidRPr="00C52E41">
        <w:rPr>
          <w:rFonts w:hint="eastAsia"/>
        </w:rPr>
        <w:t xml:space="preserve">As the LT Game Company continues to </w:t>
      </w:r>
      <w:r w:rsidRPr="00C52E41">
        <w:t>develop</w:t>
      </w:r>
      <w:r w:rsidRPr="00C52E41">
        <w:rPr>
          <w:rFonts w:hint="eastAsia"/>
        </w:rPr>
        <w:t xml:space="preserve">, the quantity of business transactions and corresponding interactions with customers become larger.  Consequently, a customer relationship management </w:t>
      </w:r>
      <w:r w:rsidR="002B2E89">
        <w:t xml:space="preserve">(CRM) </w:t>
      </w:r>
      <w:r w:rsidRPr="00C52E41">
        <w:rPr>
          <w:rFonts w:hint="eastAsia"/>
        </w:rPr>
        <w:t xml:space="preserve">system is of the greatest necessity and importance for the company. </w:t>
      </w:r>
      <w:r w:rsidR="00C90AF7">
        <w:t>To meet their needs, SugarCRM is tried to be used in the company. However, some problems still occurs.</w:t>
      </w:r>
      <w:r w:rsidRPr="00C52E41">
        <w:rPr>
          <w:rFonts w:hint="eastAsia"/>
        </w:rPr>
        <w:t xml:space="preserve"> The general aim of this project is to </w:t>
      </w:r>
      <w:r w:rsidR="00C90AF7">
        <w:t>provide an enhanced CRM</w:t>
      </w:r>
      <w:r w:rsidRPr="00C52E41">
        <w:rPr>
          <w:rFonts w:hint="eastAsia"/>
        </w:rPr>
        <w:t xml:space="preserve"> system </w:t>
      </w:r>
      <w:r w:rsidR="00C90AF7">
        <w:t>to</w:t>
      </w:r>
      <w:r w:rsidR="002B2E89">
        <w:rPr>
          <w:rFonts w:hint="eastAsia"/>
        </w:rPr>
        <w:t xml:space="preserve"> </w:t>
      </w:r>
      <w:r w:rsidR="00B42164">
        <w:rPr>
          <w:rFonts w:hint="eastAsia"/>
        </w:rPr>
        <w:t>LT Game</w:t>
      </w:r>
      <w:r w:rsidRPr="00C52E41">
        <w:rPr>
          <w:rFonts w:hint="eastAsia"/>
        </w:rPr>
        <w:t xml:space="preserve"> Company</w:t>
      </w:r>
      <w:r w:rsidR="00C90AF7">
        <w:t xml:space="preserve"> to replace SugarCRM</w:t>
      </w:r>
      <w:r w:rsidRPr="00C52E41">
        <w:rPr>
          <w:rFonts w:hint="eastAsia"/>
        </w:rPr>
        <w:t>.</w:t>
      </w:r>
    </w:p>
    <w:p w14:paraId="453A1392" w14:textId="77777777" w:rsidR="002B6849" w:rsidRPr="00C52E41" w:rsidRDefault="002B6849" w:rsidP="00244DDD">
      <w:pPr>
        <w:pStyle w:val="2"/>
        <w:jc w:val="both"/>
      </w:pPr>
      <w:bookmarkStart w:id="8" w:name="_Toc378164303"/>
      <w:bookmarkStart w:id="9" w:name="_Toc402351166"/>
      <w:r w:rsidRPr="00C52E41">
        <w:t>Objectives</w:t>
      </w:r>
      <w:bookmarkEnd w:id="8"/>
      <w:bookmarkEnd w:id="9"/>
    </w:p>
    <w:p w14:paraId="600D9909" w14:textId="77777777" w:rsidR="00BF6E10" w:rsidRPr="00BF6E10" w:rsidRDefault="00BF6E10" w:rsidP="00244DDD">
      <w:pPr>
        <w:pStyle w:val="aa"/>
        <w:widowControl w:val="0"/>
        <w:numPr>
          <w:ilvl w:val="0"/>
          <w:numId w:val="3"/>
        </w:numPr>
        <w:contextualSpacing w:val="0"/>
        <w:jc w:val="both"/>
      </w:pPr>
      <w:r w:rsidRPr="00BF6E10">
        <w:rPr>
          <w:rFonts w:eastAsiaTheme="minorEastAsia"/>
          <w:lang w:eastAsia="zh-CN"/>
        </w:rPr>
        <w:t>Get</w:t>
      </w:r>
      <w:r>
        <w:rPr>
          <w:rFonts w:eastAsiaTheme="minorEastAsia" w:hint="eastAsia"/>
          <w:lang w:eastAsia="zh-CN"/>
        </w:rPr>
        <w:t xml:space="preserve"> the information of the company and identify the problems in their IT system.</w:t>
      </w:r>
    </w:p>
    <w:p w14:paraId="04B4D5AD" w14:textId="77777777" w:rsidR="00AC30B3" w:rsidRPr="00C52E41" w:rsidRDefault="00BF6E10" w:rsidP="00244DDD">
      <w:pPr>
        <w:pStyle w:val="aa"/>
        <w:widowControl w:val="0"/>
        <w:numPr>
          <w:ilvl w:val="0"/>
          <w:numId w:val="3"/>
        </w:numPr>
        <w:contextualSpacing w:val="0"/>
        <w:jc w:val="both"/>
      </w:pPr>
      <w:r>
        <w:rPr>
          <w:rFonts w:eastAsiaTheme="minorEastAsia" w:hint="eastAsia"/>
          <w:lang w:eastAsia="zh-CN"/>
        </w:rPr>
        <w:t>Identify the requirement of the IT system.</w:t>
      </w:r>
    </w:p>
    <w:p w14:paraId="2875F470" w14:textId="77777777" w:rsidR="0071184F" w:rsidRPr="00BF6E10" w:rsidRDefault="00BF6E10" w:rsidP="00244DDD">
      <w:pPr>
        <w:pStyle w:val="aa"/>
        <w:widowControl w:val="0"/>
        <w:numPr>
          <w:ilvl w:val="0"/>
          <w:numId w:val="3"/>
        </w:numPr>
        <w:contextualSpacing w:val="0"/>
        <w:jc w:val="both"/>
      </w:pPr>
      <w:bookmarkStart w:id="10" w:name="_Toc378164304"/>
      <w:bookmarkStart w:id="11" w:name="_Toc378164305"/>
      <w:bookmarkEnd w:id="10"/>
      <w:bookmarkEnd w:id="11"/>
      <w:r>
        <w:rPr>
          <w:rFonts w:eastAsiaTheme="minorEastAsia" w:hint="eastAsia"/>
          <w:lang w:eastAsia="zh-CN"/>
        </w:rPr>
        <w:t xml:space="preserve">Proposed an </w:t>
      </w:r>
      <w:r w:rsidR="00C12BE9">
        <w:rPr>
          <w:rFonts w:eastAsiaTheme="minorEastAsia"/>
          <w:lang w:eastAsia="zh-CN"/>
        </w:rPr>
        <w:t>enhanced</w:t>
      </w:r>
      <w:r w:rsidR="00C12BE9">
        <w:rPr>
          <w:rFonts w:eastAsiaTheme="minorEastAsia" w:hint="eastAsia"/>
          <w:lang w:eastAsia="zh-CN"/>
        </w:rPr>
        <w:t xml:space="preserve"> </w:t>
      </w:r>
      <w:r>
        <w:rPr>
          <w:rFonts w:eastAsiaTheme="minorEastAsia" w:hint="eastAsia"/>
          <w:lang w:eastAsia="zh-CN"/>
        </w:rPr>
        <w:t>CRM system that satisfies the requirements.</w:t>
      </w:r>
    </w:p>
    <w:p w14:paraId="502F3511" w14:textId="77777777" w:rsidR="00BF6E10" w:rsidRPr="00C52E41" w:rsidRDefault="002C7AAE" w:rsidP="00244DDD">
      <w:pPr>
        <w:pStyle w:val="aa"/>
        <w:widowControl w:val="0"/>
        <w:numPr>
          <w:ilvl w:val="0"/>
          <w:numId w:val="3"/>
        </w:numPr>
        <w:contextualSpacing w:val="0"/>
        <w:jc w:val="both"/>
      </w:pPr>
      <w:r>
        <w:rPr>
          <w:rFonts w:eastAsiaTheme="minorEastAsia" w:hint="eastAsia"/>
          <w:lang w:eastAsia="zh-CN"/>
        </w:rPr>
        <w:t xml:space="preserve">Make the </w:t>
      </w:r>
      <w:r>
        <w:rPr>
          <w:rFonts w:eastAsiaTheme="minorEastAsia"/>
          <w:lang w:eastAsia="zh-CN"/>
        </w:rPr>
        <w:t>utilization</w:t>
      </w:r>
      <w:r>
        <w:rPr>
          <w:rFonts w:eastAsiaTheme="minorEastAsia" w:hint="eastAsia"/>
          <w:lang w:eastAsia="zh-CN"/>
        </w:rPr>
        <w:t xml:space="preserve"> of the system in the staffs reach 90%.</w:t>
      </w:r>
    </w:p>
    <w:p w14:paraId="3E13B8D9" w14:textId="77777777" w:rsidR="00D35698" w:rsidRPr="00C52E41" w:rsidRDefault="00CA2807" w:rsidP="0071184F">
      <w:pPr>
        <w:pStyle w:val="1"/>
      </w:pPr>
      <w:bookmarkStart w:id="12" w:name="_Toc402351167"/>
      <w:r w:rsidRPr="00C52E41">
        <w:t>Background</w:t>
      </w:r>
      <w:bookmarkEnd w:id="12"/>
    </w:p>
    <w:p w14:paraId="15A73759" w14:textId="2BE456EB" w:rsidR="0071184F" w:rsidRPr="00C52E41" w:rsidRDefault="00B42164" w:rsidP="007616F9">
      <w:pPr>
        <w:jc w:val="both"/>
      </w:pPr>
      <w:r>
        <w:t>LT Game</w:t>
      </w:r>
      <w:r w:rsidR="0071184F" w:rsidRPr="00C52E41">
        <w:t xml:space="preserve"> is one of the major gaming and casino providers in Macau and in the Asia Pacific region.  The products mainly include the Live Multiple Games System (Which has live dealers, supports multiple table and has a terminal-based multi-game selection system) and the Paradise Jackpot System (Baccarat Side-Bet Progressive Jackpot). Both have been patented in Macau, USA and PCT (Patent Co</w:t>
      </w:r>
      <w:r w:rsidR="002B2E89">
        <w:t xml:space="preserve">operation Treaty) countries. </w:t>
      </w:r>
      <w:r>
        <w:t>LT Game</w:t>
      </w:r>
      <w:r w:rsidR="0071184F" w:rsidRPr="00C52E41">
        <w:t xml:space="preserve"> is striving to be at the forefront of the global gaming industry.  Live Multiple Game </w:t>
      </w:r>
      <w:r w:rsidR="005E7486">
        <w:t xml:space="preserve">(LMG) </w:t>
      </w:r>
      <w:r w:rsidR="0071184F" w:rsidRPr="00C52E41">
        <w:t xml:space="preserve">System provides first-rate live table </w:t>
      </w:r>
      <w:commentRangeStart w:id="13"/>
      <w:commentRangeStart w:id="14"/>
      <w:r w:rsidR="0071184F" w:rsidRPr="00E826CD">
        <w:t>g</w:t>
      </w:r>
      <w:r w:rsidR="000874EA">
        <w:t>aming which</w:t>
      </w:r>
      <w:r w:rsidR="005E7486">
        <w:t xml:space="preserve"> </w:t>
      </w:r>
      <w:r w:rsidR="0071184F" w:rsidRPr="00E826CD">
        <w:t>is unparalleled</w:t>
      </w:r>
      <w:r w:rsidR="0071184F" w:rsidRPr="00C52E41">
        <w:t xml:space="preserve"> </w:t>
      </w:r>
      <w:commentRangeEnd w:id="13"/>
      <w:r w:rsidR="005D2597">
        <w:rPr>
          <w:rStyle w:val="ae"/>
        </w:rPr>
        <w:commentReference w:id="13"/>
      </w:r>
      <w:commentRangeEnd w:id="14"/>
      <w:r w:rsidR="005E7486">
        <w:rPr>
          <w:rStyle w:val="ae"/>
        </w:rPr>
        <w:commentReference w:id="14"/>
      </w:r>
      <w:r w:rsidR="0071184F" w:rsidRPr="00C52E41">
        <w:t>in the electronic gaming world.  The Live Multiple Games machines include Live Baccarat, Live Roulette, Live Sicbo, Live Blackjack, Live SanGong and Live Keno.  The Paradise Jackpot is a patent granted Baccarat-based progressive jackpot.  By linking up the side bet on the felt tables, players will be able to participate in the progressive jackpot in accordance to the DICJ’s</w:t>
      </w:r>
      <w:r w:rsidR="005041E1" w:rsidRPr="00C52E41">
        <w:t xml:space="preserve"> </w:t>
      </w:r>
      <w:r w:rsidR="0071184F" w:rsidRPr="00C52E41">
        <w:t>(Macau Gaming Board) approved betting payout.  Paradise Jackpot System is designed to be a cross-casino and cross-table system, it allows the jackpot pool size to increase in a rapid and enthralling rate.</w:t>
      </w:r>
    </w:p>
    <w:p w14:paraId="4B0314FE" w14:textId="77777777" w:rsidR="000616DE" w:rsidRPr="00C52E41" w:rsidRDefault="000616DE" w:rsidP="000616DE">
      <w:pPr>
        <w:spacing w:before="0" w:after="200" w:line="276" w:lineRule="auto"/>
        <w:rPr>
          <w:rFonts w:eastAsia="SimSun"/>
          <w:lang w:eastAsia="zh-CN"/>
        </w:rPr>
      </w:pPr>
      <w:r w:rsidRPr="00C52E41">
        <w:rPr>
          <w:rFonts w:eastAsia="SimSun"/>
        </w:rPr>
        <w:br w:type="page"/>
      </w:r>
    </w:p>
    <w:p w14:paraId="50492EF0" w14:textId="4AF0CD27" w:rsidR="00C20EBD" w:rsidRPr="00C52E41" w:rsidRDefault="00C20EBD" w:rsidP="007616F9">
      <w:pPr>
        <w:jc w:val="both"/>
        <w:rPr>
          <w:rFonts w:eastAsia="SimSun"/>
          <w:lang w:eastAsia="zh-CN"/>
        </w:rPr>
      </w:pPr>
      <w:r w:rsidRPr="00C52E41">
        <w:rPr>
          <w:rFonts w:eastAsia="SimSun" w:hint="eastAsia"/>
          <w:lang w:eastAsia="zh-CN"/>
        </w:rPr>
        <w:t>The</w:t>
      </w:r>
      <w:r w:rsidR="000616DE" w:rsidRPr="00C52E41">
        <w:rPr>
          <w:rFonts w:eastAsia="SimSun" w:hint="eastAsia"/>
          <w:lang w:eastAsia="zh-CN"/>
        </w:rPr>
        <w:t xml:space="preserve"> following is</w:t>
      </w:r>
      <w:r w:rsidRPr="00C52E41">
        <w:rPr>
          <w:rFonts w:eastAsia="SimSun" w:hint="eastAsia"/>
          <w:lang w:eastAsia="zh-CN"/>
        </w:rPr>
        <w:t xml:space="preserve"> orga</w:t>
      </w:r>
      <w:r w:rsidR="003F506D">
        <w:rPr>
          <w:rFonts w:eastAsia="SimSun" w:hint="eastAsia"/>
          <w:lang w:eastAsia="zh-CN"/>
        </w:rPr>
        <w:t xml:space="preserve">nizational structure of </w:t>
      </w:r>
      <w:r w:rsidR="00B42164">
        <w:rPr>
          <w:rFonts w:eastAsia="SimSun" w:hint="eastAsia"/>
          <w:lang w:eastAsia="zh-CN"/>
        </w:rPr>
        <w:t>LT Game</w:t>
      </w:r>
    </w:p>
    <w:p w14:paraId="229A7EC9" w14:textId="77777777" w:rsidR="00C20EBD" w:rsidRPr="00C52E41" w:rsidRDefault="00C20EBD" w:rsidP="007616F9">
      <w:pPr>
        <w:jc w:val="both"/>
        <w:rPr>
          <w:rFonts w:eastAsia="SimSun"/>
          <w:lang w:eastAsia="zh-CN"/>
        </w:rPr>
      </w:pPr>
    </w:p>
    <w:p w14:paraId="1BFEB771" w14:textId="77777777" w:rsidR="00C20EBD" w:rsidRPr="00C52E41" w:rsidRDefault="00D84ECF" w:rsidP="007616F9">
      <w:pPr>
        <w:jc w:val="both"/>
        <w:rPr>
          <w:rFonts w:eastAsia="SimSun"/>
          <w:lang w:eastAsia="zh-CN"/>
        </w:rPr>
      </w:pPr>
      <w:r>
        <w:rPr>
          <w:rFonts w:eastAsia="SimSun"/>
          <w:noProof/>
          <w:lang w:eastAsia="zh-CN"/>
        </w:rPr>
        <w:pict w14:anchorId="47009D87">
          <v:shapetype id="_x0000_t202" coordsize="21600,21600" o:spt="202" path="m,l,21600r21600,l21600,xe">
            <v:stroke joinstyle="miter"/>
            <v:path gradientshapeok="t" o:connecttype="rect"/>
          </v:shapetype>
          <v:shape id="Text Box 2" o:spid="_x0000_s1026" type="#_x0000_t202" style="position:absolute;left:0;text-align:left;margin-left:180.35pt;margin-top:4.5pt;width:82.15pt;height:40.35pt;z-index:25166131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">
            <v:textbox>
              <w:txbxContent>
                <w:p w14:paraId="60C44BF5" w14:textId="77777777" w:rsidR="00D84ECF" w:rsidRPr="00C20EBD" w:rsidRDefault="00D84ECF" w:rsidP="00247C59">
                  <w:pPr>
                    <w:ind w:firstLineChars="150" w:firstLine="360"/>
                    <w:rPr>
                      <w:rFonts w:eastAsia="SimSun"/>
                      <w:lang w:eastAsia="zh-CN"/>
                    </w:rPr>
                  </w:pPr>
                  <w:r>
                    <w:rPr>
                      <w:rFonts w:eastAsia="SimSun" w:hint="eastAsia"/>
                      <w:lang w:eastAsia="zh-CN"/>
                    </w:rPr>
                    <w:t>CEO</w:t>
                  </w:r>
                </w:p>
              </w:txbxContent>
            </v:textbox>
          </v:shape>
        </w:pict>
      </w:r>
    </w:p>
    <w:p w14:paraId="15D03C66" w14:textId="77777777" w:rsidR="00C20EBD" w:rsidRPr="00C52E41" w:rsidRDefault="00D84ECF" w:rsidP="007616F9">
      <w:pPr>
        <w:jc w:val="both"/>
        <w:rPr>
          <w:rFonts w:eastAsia="SimSun"/>
          <w:lang w:eastAsia="zh-CN"/>
        </w:rPr>
      </w:pPr>
      <w:r>
        <w:rPr>
          <w:rFonts w:eastAsia="SimSun"/>
          <w:noProof/>
          <w:lang w:eastAsia="zh-CN"/>
        </w:rPr>
        <w:pict w14:anchorId="7DA83089">
          <v:shapetype id="_x0000_t32" coordsize="21600,21600" o:spt="32" o:oned="t" path="m,l21600,21600e" filled="f">
            <v:path arrowok="t" fillok="f" o:connecttype="none"/>
            <o:lock v:ext="edit" shapetype="t"/>
          </v:shapetype>
          <v:shape id="AutoShape 10" o:spid="_x0000_s1053" type="#_x0000_t32" style="position:absolute;left:0;text-align:left;margin-left:220.9pt;margin-top:12.15pt;width:0;height:30.9pt;z-index:251667456;visibility:visible;mso-wrap-distance-left:3.17492mm;mso-wrap-distance-right:3.17492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"/>
        </w:pict>
      </w:r>
    </w:p>
    <w:p w14:paraId="70A9E06E" w14:textId="77777777" w:rsidR="00C20EBD" w:rsidRPr="00C52E41" w:rsidRDefault="00D84ECF" w:rsidP="007616F9">
      <w:pPr>
        <w:jc w:val="both"/>
        <w:rPr>
          <w:rFonts w:eastAsia="SimSun"/>
          <w:lang w:eastAsia="zh-CN"/>
        </w:rPr>
      </w:pPr>
      <w:r>
        <w:rPr>
          <w:rFonts w:eastAsia="SimSun"/>
          <w:noProof/>
          <w:lang w:eastAsia="zh-CN"/>
        </w:rPr>
        <w:pict w14:anchorId="385AF892">
          <v:shape id="Text Box 6" o:spid="_x0000_s1027" type="#_x0000_t202" style="position:absolute;left:0;text-align:left;margin-left:286.15pt;margin-top:10.35pt;width:93.7pt;height:40.35pt;z-index:25166438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">
            <v:textbox>
              <w:txbxContent>
                <w:p w14:paraId="31CD25FD" w14:textId="77777777" w:rsidR="00D84ECF" w:rsidRPr="00C20EBD" w:rsidRDefault="00D84ECF" w:rsidP="00C20EBD">
                  <w:pPr>
                    <w:ind w:firstLineChars="100" w:firstLine="240"/>
                    <w:rPr>
                      <w:rFonts w:eastAsia="SimSun"/>
                      <w:lang w:eastAsia="zh-CN"/>
                    </w:rPr>
                  </w:pPr>
                  <w:r>
                    <w:rPr>
                      <w:rFonts w:eastAsia="SimSun" w:hint="eastAsia"/>
                      <w:lang w:eastAsia="zh-CN"/>
                    </w:rPr>
                    <w:t>Sales Admin</w:t>
                  </w:r>
                </w:p>
              </w:txbxContent>
            </v:textbox>
          </v:shape>
        </w:pict>
      </w:r>
      <w:r>
        <w:rPr>
          <w:rFonts w:eastAsia="SimSun"/>
          <w:noProof/>
          <w:lang w:eastAsia="zh-CN"/>
        </w:rPr>
        <w:pict w14:anchorId="14FEDC2C">
          <v:shape id="AutoShape 11" o:spid="_x0000_s1052" type="#_x0000_t32" style="position:absolute;left:0;text-align:left;margin-left:262.5pt;margin-top:31.35pt;width:23.65pt;height:0;z-index:251668480;visibility:visible;mso-wrap-distance-top:-8e-5mm;mso-wrap-distance-bottom:-8e-5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"/>
        </w:pict>
      </w:r>
      <w:r>
        <w:rPr>
          <w:rFonts w:eastAsia="SimSun"/>
          <w:noProof/>
          <w:lang w:eastAsia="zh-CN"/>
        </w:rPr>
        <w:pict w14:anchorId="10514360">
          <v:shape id="Text Box 3" o:spid="_x0000_s1028" type="#_x0000_t202" style="position:absolute;left:0;text-align:left;margin-left:180.35pt;margin-top:10.35pt;width:82.15pt;height:40.35pt;z-index:25166233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">
            <v:textbox>
              <w:txbxContent>
                <w:p w14:paraId="2B35265C" w14:textId="77777777" w:rsidR="00D84ECF" w:rsidRPr="00C20EBD" w:rsidRDefault="00D84ECF" w:rsidP="00247C59">
                  <w:pPr>
                    <w:ind w:firstLineChars="150" w:firstLine="360"/>
                    <w:rPr>
                      <w:rFonts w:eastAsia="SimSun"/>
                      <w:lang w:eastAsia="zh-CN"/>
                    </w:rPr>
                  </w:pPr>
                  <w:r>
                    <w:rPr>
                      <w:rFonts w:eastAsia="SimSun" w:hint="eastAsia"/>
                      <w:lang w:eastAsia="zh-CN"/>
                    </w:rPr>
                    <w:t>COO</w:t>
                  </w:r>
                </w:p>
              </w:txbxContent>
            </v:textbox>
          </v:shape>
        </w:pict>
      </w:r>
    </w:p>
    <w:p w14:paraId="4013D1D3" w14:textId="77777777" w:rsidR="00C20EBD" w:rsidRPr="00C52E41" w:rsidRDefault="00D84ECF" w:rsidP="007616F9">
      <w:pPr>
        <w:jc w:val="both"/>
        <w:rPr>
          <w:rFonts w:eastAsia="SimSun"/>
          <w:lang w:eastAsia="zh-CN"/>
        </w:rPr>
      </w:pPr>
      <w:r>
        <w:rPr>
          <w:rFonts w:eastAsia="SimSun"/>
          <w:noProof/>
          <w:lang w:eastAsia="zh-CN"/>
        </w:rPr>
        <w:pict w14:anchorId="189286FB">
          <v:shape id="AutoShape 14" o:spid="_x0000_s1051" type="#_x0000_t32" style="position:absolute;left:0;text-align:left;margin-left:220.9pt;margin-top:18pt;width:0;height:38.3pt;z-index:251671552;visibility:visible;mso-wrap-distance-left:3.17492mm;mso-wrap-distance-right:3.17492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"/>
        </w:pict>
      </w:r>
    </w:p>
    <w:p w14:paraId="53655ADA" w14:textId="77777777" w:rsidR="00C20EBD" w:rsidRPr="00C52E41" w:rsidRDefault="00D84ECF" w:rsidP="007616F9">
      <w:pPr>
        <w:jc w:val="both"/>
        <w:rPr>
          <w:rFonts w:eastAsia="SimSun"/>
          <w:lang w:eastAsia="zh-CN"/>
        </w:rPr>
      </w:pPr>
      <w:r>
        <w:rPr>
          <w:rFonts w:eastAsia="SimSun"/>
          <w:noProof/>
          <w:lang w:eastAsia="zh-CN"/>
        </w:rPr>
        <w:pict w14:anchorId="4850FB23">
          <v:shape id="AutoShape 36" o:spid="_x0000_s1050" type="#_x0000_t32" style="position:absolute;left:0;text-align:left;margin-left:125.25pt;margin-top:4.2pt;width:0;height:19.4pt;z-index:251692032;visibility:visible;mso-wrap-distance-left:3.17492mm;mso-wrap-distance-right:3.17492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"/>
        </w:pict>
      </w:r>
      <w:r>
        <w:rPr>
          <w:rFonts w:eastAsia="SimSun"/>
          <w:noProof/>
          <w:lang w:eastAsia="zh-CN"/>
        </w:rPr>
        <w:pict w14:anchorId="65BF5125">
          <v:shape id="AutoShape 20" o:spid="_x0000_s1049" type="#_x0000_t32" style="position:absolute;left:0;text-align:left;margin-left:407.25pt;margin-top:4.2pt;width:0;height:19.4pt;z-index:251676672;visibility:visible;mso-wrap-distance-left:3.17492mm;mso-wrap-distance-right:3.17492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"/>
        </w:pict>
      </w:r>
      <w:r>
        <w:rPr>
          <w:rFonts w:eastAsia="SimSun"/>
          <w:noProof/>
          <w:lang w:eastAsia="zh-CN"/>
        </w:rPr>
        <w:pict w14:anchorId="7798D3B3">
          <v:shape id="AutoShape 19" o:spid="_x0000_s1048" type="#_x0000_t32" style="position:absolute;left:0;text-align:left;margin-left:313.5pt;margin-top:4.2pt;width:.75pt;height:19.4pt;z-index:2516756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"/>
        </w:pict>
      </w:r>
      <w:r>
        <w:rPr>
          <w:rFonts w:eastAsia="SimSun"/>
          <w:noProof/>
          <w:lang w:eastAsia="zh-CN"/>
        </w:rPr>
        <w:pict w14:anchorId="3CFE835F">
          <v:shape id="AutoShape 16" o:spid="_x0000_s1047" type="#_x0000_t32" style="position:absolute;left:0;text-align:left;margin-left:30.75pt;margin-top:2.7pt;width:0;height:20.9pt;z-index:251673600;visibility:visible;mso-wrap-distance-left:3.17492mm;mso-wrap-distance-right:3.17492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"/>
        </w:pict>
      </w:r>
      <w:r>
        <w:rPr>
          <w:rFonts w:eastAsia="SimSun"/>
          <w:noProof/>
          <w:lang w:eastAsia="zh-CN"/>
        </w:rPr>
        <w:pict w14:anchorId="0B02AB68">
          <v:shape id="AutoShape 15" o:spid="_x0000_s1046" type="#_x0000_t32" style="position:absolute;left:0;text-align:left;margin-left:30.75pt;margin-top:2.7pt;width:376.5pt;height:1.5pt;z-index:2516725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"/>
        </w:pict>
      </w:r>
      <w:r>
        <w:rPr>
          <w:rFonts w:eastAsia="SimSun"/>
          <w:noProof/>
          <w:lang w:eastAsia="zh-CN"/>
        </w:rPr>
        <w:pict w14:anchorId="00766ABC">
          <v:shape id="Text Box 13" o:spid="_x0000_s1029" type="#_x0000_t202" style="position:absolute;left:0;text-align:left;margin-left:367.9pt;margin-top:23.6pt;width:82.15pt;height:63.85pt;z-index:25167052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">
            <v:textbox>
              <w:txbxContent>
                <w:p w14:paraId="69BF4008" w14:textId="77777777" w:rsidR="00D84ECF" w:rsidRPr="00C20EBD" w:rsidRDefault="00D84ECF" w:rsidP="000616DE">
                  <w:pPr>
                    <w:ind w:leftChars="50" w:left="120" w:firstLineChars="100" w:firstLine="240"/>
                    <w:rPr>
                      <w:rFonts w:eastAsia="SimSun"/>
                      <w:lang w:eastAsia="zh-CN"/>
                    </w:rPr>
                  </w:pPr>
                  <w:r>
                    <w:rPr>
                      <w:rFonts w:eastAsia="SimSun" w:hint="eastAsia"/>
                      <w:lang w:eastAsia="zh-CN"/>
                    </w:rPr>
                    <w:t>IT   Manager</w:t>
                  </w:r>
                </w:p>
              </w:txbxContent>
            </v:textbox>
          </v:shape>
        </w:pict>
      </w:r>
      <w:r>
        <w:rPr>
          <w:rFonts w:eastAsia="SimSun"/>
          <w:noProof/>
          <w:lang w:eastAsia="zh-CN"/>
        </w:rPr>
        <w:pict w14:anchorId="59E95961">
          <v:shape id="Text Box 12" o:spid="_x0000_s1030" type="#_x0000_t202" style="position:absolute;left:0;text-align:left;margin-left:274.85pt;margin-top:23.6pt;width:82.15pt;height:63.85pt;z-index:25166950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">
            <v:textbox>
              <w:txbxContent>
                <w:p w14:paraId="7F1605D0" w14:textId="77777777" w:rsidR="00D84ECF" w:rsidRPr="00C20EBD" w:rsidRDefault="00D84ECF" w:rsidP="003D130C">
                  <w:pPr>
                    <w:ind w:leftChars="50" w:left="120"/>
                    <w:rPr>
                      <w:rFonts w:eastAsia="SimSun"/>
                      <w:lang w:eastAsia="zh-CN"/>
                    </w:rPr>
                  </w:pPr>
                  <w:r>
                    <w:rPr>
                      <w:rFonts w:eastAsia="SimSun" w:hint="eastAsia"/>
                      <w:lang w:eastAsia="zh-CN"/>
                    </w:rPr>
                    <w:t>Senior Manager</w:t>
                  </w:r>
                </w:p>
              </w:txbxContent>
            </v:textbox>
          </v:shape>
        </w:pict>
      </w:r>
      <w:r>
        <w:rPr>
          <w:rFonts w:eastAsia="SimSun"/>
          <w:noProof/>
          <w:lang w:eastAsia="zh-CN"/>
        </w:rPr>
        <w:pict w14:anchorId="6816C916">
          <v:shape id="Text Box 8" o:spid="_x0000_s1031" type="#_x0000_t202" style="position:absolute;left:0;text-align:left;margin-left:180.35pt;margin-top:23.6pt;width:82.15pt;height:63.85pt;z-index:25166643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">
            <v:textbox>
              <w:txbxContent>
                <w:p w14:paraId="4D6A7EC3" w14:textId="77777777" w:rsidR="00D84ECF" w:rsidRPr="00C20EBD" w:rsidRDefault="00D84ECF" w:rsidP="003D130C">
                  <w:pPr>
                    <w:ind w:leftChars="50" w:left="120"/>
                    <w:rPr>
                      <w:rFonts w:eastAsia="SimSun"/>
                      <w:lang w:eastAsia="zh-CN"/>
                    </w:rPr>
                  </w:pPr>
                  <w:r>
                    <w:rPr>
                      <w:rFonts w:eastAsia="SimSun" w:hint="eastAsia"/>
                      <w:lang w:eastAsia="zh-CN"/>
                    </w:rPr>
                    <w:t>Project Manager</w:t>
                  </w:r>
                </w:p>
              </w:txbxContent>
            </v:textbox>
          </v:shape>
        </w:pict>
      </w:r>
      <w:r>
        <w:rPr>
          <w:rFonts w:eastAsia="SimSun"/>
          <w:noProof/>
          <w:lang w:eastAsia="zh-CN"/>
        </w:rPr>
        <w:pict w14:anchorId="4D2D370B">
          <v:shape id="Text Box 7" o:spid="_x0000_s1032" type="#_x0000_t202" style="position:absolute;left:0;text-align:left;margin-left:81.7pt;margin-top:23.6pt;width:87.8pt;height:63.85pt;z-index:25166540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">
            <v:textbox>
              <w:txbxContent>
                <w:p w14:paraId="1FDE527C" w14:textId="77777777" w:rsidR="00D84ECF" w:rsidRPr="00C20EBD" w:rsidRDefault="00D84ECF" w:rsidP="003D130C">
                  <w:pPr>
                    <w:ind w:leftChars="100" w:left="240"/>
                    <w:rPr>
                      <w:rFonts w:eastAsia="SimSun"/>
                      <w:lang w:eastAsia="zh-CN"/>
                    </w:rPr>
                  </w:pPr>
                  <w:r>
                    <w:rPr>
                      <w:rFonts w:eastAsia="SimSun"/>
                      <w:lang w:eastAsia="zh-CN"/>
                    </w:rPr>
                    <w:t>D</w:t>
                  </w:r>
                  <w:r>
                    <w:rPr>
                      <w:rFonts w:eastAsia="SimSun" w:hint="eastAsia"/>
                      <w:lang w:eastAsia="zh-CN"/>
                    </w:rPr>
                    <w:t>B/System Engineer</w:t>
                  </w:r>
                </w:p>
              </w:txbxContent>
            </v:textbox>
          </v:shape>
        </w:pict>
      </w:r>
      <w:r>
        <w:rPr>
          <w:rFonts w:eastAsia="SimSun"/>
          <w:noProof/>
          <w:lang w:eastAsia="zh-CN"/>
        </w:rPr>
        <w:pict w14:anchorId="5AA589F8">
          <v:shape id="Text Box 5" o:spid="_x0000_s1033" type="#_x0000_t202" style="position:absolute;left:0;text-align:left;margin-left:-15.05pt;margin-top:23.6pt;width:87.05pt;height:63.85pt;z-index:25166336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">
            <v:textbox>
              <w:txbxContent>
                <w:p w14:paraId="6FDC1522" w14:textId="77777777" w:rsidR="00D84ECF" w:rsidRPr="00C20EBD" w:rsidRDefault="00D84ECF" w:rsidP="003D130C">
                  <w:pPr>
                    <w:ind w:leftChars="100" w:left="240"/>
                    <w:rPr>
                      <w:rFonts w:eastAsia="SimSun"/>
                      <w:lang w:eastAsia="zh-CN"/>
                    </w:rPr>
                  </w:pPr>
                  <w:r>
                    <w:rPr>
                      <w:rFonts w:eastAsia="SimSun" w:hint="eastAsia"/>
                      <w:lang w:eastAsia="zh-CN"/>
                    </w:rPr>
                    <w:t>Network Engineer</w:t>
                  </w:r>
                  <w:r>
                    <w:rPr>
                      <w:rFonts w:eastAsia="SimSun" w:hint="eastAsia"/>
                      <w:lang w:eastAsia="zh-CN"/>
                    </w:rPr>
                    <w:tab/>
                    <w:t xml:space="preserve">                       </w:t>
                  </w:r>
                </w:p>
              </w:txbxContent>
            </v:textbox>
          </v:shape>
        </w:pict>
      </w:r>
    </w:p>
    <w:p w14:paraId="725B36CF" w14:textId="77777777" w:rsidR="00C20EBD" w:rsidRPr="00C52E41" w:rsidRDefault="00C20EBD" w:rsidP="007616F9">
      <w:pPr>
        <w:jc w:val="both"/>
        <w:rPr>
          <w:rFonts w:eastAsia="SimSun"/>
          <w:lang w:eastAsia="zh-CN"/>
        </w:rPr>
      </w:pPr>
    </w:p>
    <w:p w14:paraId="30528655" w14:textId="77777777" w:rsidR="00C20EBD" w:rsidRPr="00C52E41" w:rsidRDefault="00D84ECF" w:rsidP="007616F9">
      <w:pPr>
        <w:jc w:val="both"/>
        <w:rPr>
          <w:rFonts w:eastAsia="SimSun"/>
          <w:lang w:eastAsia="zh-CN"/>
        </w:rPr>
      </w:pPr>
      <w:r>
        <w:rPr>
          <w:rFonts w:eastAsia="SimSun"/>
          <w:noProof/>
          <w:lang w:eastAsia="zh-CN"/>
        </w:rPr>
        <w:pict w14:anchorId="1BAADB4B">
          <v:shape id="AutoShape 31" o:spid="_x0000_s1045" type="#_x0000_t32" style="position:absolute;left:0;text-align:left;margin-left:407.25pt;margin-top:22.05pt;width:0;height:29.25pt;z-index:251686912;visibility:visible;mso-wrap-distance-left:3.17492mm;mso-wrap-distance-right:3.17492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"/>
        </w:pict>
      </w:r>
      <w:r>
        <w:rPr>
          <w:rFonts w:eastAsia="SimSun"/>
          <w:noProof/>
          <w:lang w:eastAsia="zh-CN"/>
        </w:rPr>
        <w:pict w14:anchorId="04AB8AD1">
          <v:shape id="AutoShape 30" o:spid="_x0000_s1044" type="#_x0000_t32" style="position:absolute;left:0;text-align:left;margin-left:125.25pt;margin-top:22.05pt;width:0;height:29.25pt;z-index:251685888;visibility:visible;mso-wrap-distance-left:3.17492mm;mso-wrap-distance-right:3.17492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"/>
        </w:pict>
      </w:r>
    </w:p>
    <w:p w14:paraId="68F82A57" w14:textId="77777777" w:rsidR="00C20EBD" w:rsidRPr="00C52E41" w:rsidRDefault="00D84ECF" w:rsidP="007616F9">
      <w:pPr>
        <w:jc w:val="both"/>
        <w:rPr>
          <w:rFonts w:eastAsia="SimSun"/>
          <w:lang w:eastAsia="zh-CN"/>
        </w:rPr>
      </w:pPr>
      <w:r>
        <w:rPr>
          <w:rFonts w:eastAsia="SimSun"/>
          <w:noProof/>
          <w:lang w:eastAsia="zh-CN"/>
        </w:rPr>
        <w:pict w14:anchorId="43F91ABD">
          <v:shape id="Text Box 38" o:spid="_x0000_s1034" type="#_x0000_t202" style="position:absolute;left:0;text-align:left;margin-left:82.45pt;margin-top:18.6pt;width:87.05pt;height:86.25pt;z-index:25169305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">
            <v:textbox>
              <w:txbxContent>
                <w:p w14:paraId="1A5BB0B8" w14:textId="77777777" w:rsidR="00D84ECF" w:rsidRPr="00C20EBD" w:rsidRDefault="00D84ECF" w:rsidP="000616DE">
                  <w:pPr>
                    <w:ind w:leftChars="150" w:left="360"/>
                    <w:rPr>
                      <w:rFonts w:eastAsia="SimSun"/>
                      <w:lang w:eastAsia="zh-CN"/>
                    </w:rPr>
                  </w:pPr>
                  <w:r>
                    <w:rPr>
                      <w:rFonts w:eastAsia="SimSun" w:hint="eastAsia"/>
                      <w:lang w:eastAsia="zh-CN"/>
                    </w:rPr>
                    <w:t>Potential Senior Technician</w:t>
                  </w:r>
                  <w:r>
                    <w:rPr>
                      <w:rFonts w:eastAsia="SimSun" w:hint="eastAsia"/>
                      <w:lang w:eastAsia="zh-CN"/>
                    </w:rPr>
                    <w:tab/>
                    <w:t xml:space="preserve">                       </w:t>
                  </w:r>
                </w:p>
              </w:txbxContent>
            </v:textbox>
          </v:shape>
        </w:pict>
      </w:r>
      <w:r>
        <w:rPr>
          <w:rFonts w:eastAsia="SimSun"/>
          <w:noProof/>
          <w:lang w:eastAsia="zh-CN"/>
        </w:rPr>
        <w:pict w14:anchorId="4683A1F2">
          <v:shape id="Text Box 26" o:spid="_x0000_s1035" type="#_x0000_t202" style="position:absolute;left:0;text-align:left;margin-left:367.9pt;margin-top:18.6pt;width:87.05pt;height:74.35pt;z-index:25168179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">
            <v:textbox>
              <w:txbxContent>
                <w:p w14:paraId="2636D786" w14:textId="77777777" w:rsidR="00D84ECF" w:rsidRPr="00C20EBD" w:rsidRDefault="00D84ECF" w:rsidP="000616DE">
                  <w:pPr>
                    <w:ind w:leftChars="100" w:left="240"/>
                    <w:rPr>
                      <w:rFonts w:eastAsia="SimSun"/>
                      <w:lang w:eastAsia="zh-CN"/>
                    </w:rPr>
                  </w:pPr>
                  <w:r>
                    <w:rPr>
                      <w:rFonts w:eastAsia="SimSun" w:hint="eastAsia"/>
                      <w:lang w:eastAsia="zh-CN"/>
                    </w:rPr>
                    <w:t xml:space="preserve">Assistant </w:t>
                  </w:r>
                  <w:r>
                    <w:rPr>
                      <w:rFonts w:eastAsia="SimSun"/>
                      <w:lang w:eastAsia="zh-CN"/>
                    </w:rPr>
                    <w:t>Technician Manager</w:t>
                  </w:r>
                  <w:r>
                    <w:rPr>
                      <w:rFonts w:eastAsia="SimSun" w:hint="eastAsia"/>
                      <w:lang w:eastAsia="zh-CN"/>
                    </w:rPr>
                    <w:tab/>
                    <w:t xml:space="preserve">                       </w:t>
                  </w:r>
                </w:p>
              </w:txbxContent>
            </v:textbox>
          </v:shape>
        </w:pict>
      </w:r>
    </w:p>
    <w:p w14:paraId="137D460B" w14:textId="77777777" w:rsidR="00C20EBD" w:rsidRPr="00C52E41" w:rsidRDefault="00C20EBD" w:rsidP="007616F9">
      <w:pPr>
        <w:jc w:val="both"/>
        <w:rPr>
          <w:rFonts w:eastAsia="SimSun"/>
          <w:lang w:eastAsia="zh-CN"/>
        </w:rPr>
      </w:pPr>
    </w:p>
    <w:p w14:paraId="47F4BFD4" w14:textId="77777777" w:rsidR="00C20EBD" w:rsidRPr="00C52E41" w:rsidRDefault="00D84ECF" w:rsidP="007616F9">
      <w:pPr>
        <w:jc w:val="both"/>
        <w:rPr>
          <w:rFonts w:eastAsia="SimSun"/>
          <w:lang w:eastAsia="zh-CN"/>
        </w:rPr>
      </w:pPr>
      <w:r>
        <w:rPr>
          <w:rFonts w:eastAsia="SimSun"/>
          <w:noProof/>
          <w:lang w:eastAsia="zh-CN"/>
        </w:rPr>
        <w:pict w14:anchorId="42E8A039">
          <v:shape id="AutoShape 32" o:spid="_x0000_s1043" type="#_x0000_t32" style="position:absolute;left:0;text-align:left;margin-left:407.25pt;margin-top:27.55pt;width:0;height:26.9pt;z-index:251687936;visibility:visible;mso-wrap-distance-left:3.17492mm;mso-wrap-distance-right:3.17492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"/>
        </w:pict>
      </w:r>
    </w:p>
    <w:p w14:paraId="13700BD3" w14:textId="77777777" w:rsidR="00C20EBD" w:rsidRPr="00C52E41" w:rsidRDefault="00D84ECF" w:rsidP="007616F9">
      <w:pPr>
        <w:jc w:val="both"/>
        <w:rPr>
          <w:rFonts w:eastAsia="SimSun"/>
          <w:lang w:eastAsia="zh-CN"/>
        </w:rPr>
      </w:pPr>
      <w:r>
        <w:rPr>
          <w:rFonts w:eastAsia="SimSun"/>
          <w:noProof/>
          <w:lang w:eastAsia="zh-CN"/>
        </w:rPr>
        <w:pict w14:anchorId="71578657">
          <v:shape id="AutoShape 39" o:spid="_x0000_s1042" type="#_x0000_t32" style="position:absolute;left:0;text-align:left;margin-left:125.25pt;margin-top:6.75pt;width:0;height:15pt;z-index:251694080;visibility:visible;mso-wrap-distance-left:3.17492mm;mso-wrap-distance-right:3.17492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"/>
        </w:pict>
      </w:r>
      <w:r>
        <w:rPr>
          <w:rFonts w:eastAsia="SimSun"/>
          <w:noProof/>
          <w:lang w:eastAsia="zh-CN"/>
        </w:rPr>
        <w:pict w14:anchorId="45C9BD6D">
          <v:shape id="Text Box 35" o:spid="_x0000_s1036" type="#_x0000_t202" style="position:absolute;left:0;text-align:left;margin-left:82.45pt;margin-top:21.75pt;width:87.05pt;height:48.75pt;z-index:25169100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">
            <v:textbox>
              <w:txbxContent>
                <w:p w14:paraId="3CA00E3E" w14:textId="77777777" w:rsidR="00D84ECF" w:rsidRPr="00C20EBD" w:rsidRDefault="00D84ECF" w:rsidP="000616DE">
                  <w:pPr>
                    <w:ind w:firstLineChars="50" w:firstLine="120"/>
                    <w:rPr>
                      <w:rFonts w:eastAsia="SimSun"/>
                      <w:lang w:eastAsia="zh-CN"/>
                    </w:rPr>
                  </w:pPr>
                  <w:r>
                    <w:rPr>
                      <w:rFonts w:eastAsia="SimSun" w:hint="eastAsia"/>
                      <w:lang w:eastAsia="zh-CN"/>
                    </w:rPr>
                    <w:t>Technician</w:t>
                  </w:r>
                  <w:r>
                    <w:rPr>
                      <w:rFonts w:eastAsia="SimSun" w:hint="eastAsia"/>
                      <w:lang w:eastAsia="zh-CN"/>
                    </w:rPr>
                    <w:tab/>
                    <w:t xml:space="preserve">                       </w:t>
                  </w:r>
                </w:p>
              </w:txbxContent>
            </v:textbox>
          </v:shape>
        </w:pict>
      </w:r>
      <w:r>
        <w:rPr>
          <w:rFonts w:eastAsia="SimSun"/>
          <w:noProof/>
          <w:lang w:eastAsia="zh-CN"/>
        </w:rPr>
        <w:pict w14:anchorId="6774E852">
          <v:shape id="Text Box 27" o:spid="_x0000_s1037" type="#_x0000_t202" style="position:absolute;left:0;text-align:left;margin-left:367.9pt;margin-top:21.75pt;width:87.05pt;height:63.85pt;z-index:25168281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">
            <v:textbox>
              <w:txbxContent>
                <w:p w14:paraId="72F76283" w14:textId="77777777" w:rsidR="00D84ECF" w:rsidRPr="00C20EBD" w:rsidRDefault="00D84ECF" w:rsidP="000616DE">
                  <w:pPr>
                    <w:ind w:leftChars="150" w:left="360"/>
                    <w:rPr>
                      <w:rFonts w:eastAsia="SimSun"/>
                      <w:lang w:eastAsia="zh-CN"/>
                    </w:rPr>
                  </w:pPr>
                  <w:r>
                    <w:rPr>
                      <w:rFonts w:eastAsia="SimSun" w:hint="eastAsia"/>
                      <w:lang w:eastAsia="zh-CN"/>
                    </w:rPr>
                    <w:t>Senior Technician</w:t>
                  </w:r>
                  <w:r>
                    <w:rPr>
                      <w:rFonts w:eastAsia="SimSun" w:hint="eastAsia"/>
                      <w:lang w:eastAsia="zh-CN"/>
                    </w:rPr>
                    <w:tab/>
                    <w:t xml:space="preserve">                       </w:t>
                  </w:r>
                </w:p>
              </w:txbxContent>
            </v:textbox>
          </v:shape>
        </w:pict>
      </w:r>
    </w:p>
    <w:p w14:paraId="4C824F08" w14:textId="77777777" w:rsidR="00C20EBD" w:rsidRPr="00C52E41" w:rsidRDefault="00C20EBD" w:rsidP="007616F9">
      <w:pPr>
        <w:jc w:val="both"/>
        <w:rPr>
          <w:rFonts w:eastAsia="SimSun"/>
          <w:lang w:eastAsia="zh-CN"/>
        </w:rPr>
      </w:pPr>
    </w:p>
    <w:p w14:paraId="3E1EB448" w14:textId="77777777" w:rsidR="00DE0445" w:rsidRPr="00C52E41" w:rsidRDefault="00D84ECF" w:rsidP="007616F9">
      <w:pPr>
        <w:jc w:val="both"/>
        <w:rPr>
          <w:rFonts w:eastAsia="SimSun"/>
          <w:lang w:eastAsia="zh-CN"/>
        </w:rPr>
      </w:pPr>
      <w:r>
        <w:rPr>
          <w:rFonts w:eastAsia="SimSun"/>
          <w:noProof/>
          <w:lang w:eastAsia="zh-CN"/>
        </w:rPr>
        <w:pict w14:anchorId="0B0176F2">
          <v:shape id="AutoShape 33" o:spid="_x0000_s1041" type="#_x0000_t32" style="position:absolute;left:0;text-align:left;margin-left:407.25pt;margin-top:20.2pt;width:0;height:26.9pt;z-index:251688960;visibility:visible;mso-wrap-distance-left:3.17492mm;mso-wrap-distance-right:3.17492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"/>
        </w:pict>
      </w:r>
    </w:p>
    <w:p w14:paraId="3AF707D9" w14:textId="77777777" w:rsidR="00DE0445" w:rsidRPr="00C52E41" w:rsidRDefault="00D84ECF" w:rsidP="007616F9">
      <w:pPr>
        <w:jc w:val="both"/>
        <w:rPr>
          <w:rFonts w:eastAsia="SimSun"/>
          <w:lang w:eastAsia="zh-CN"/>
        </w:rPr>
      </w:pPr>
      <w:r>
        <w:rPr>
          <w:rFonts w:eastAsia="SimSun"/>
          <w:noProof/>
          <w:lang w:eastAsia="zh-CN"/>
        </w:rPr>
        <w:pict w14:anchorId="523CDDA2">
          <v:shape id="Text Box 28" o:spid="_x0000_s1038" type="#_x0000_t202" style="position:absolute;left:0;text-align:left;margin-left:367.9pt;margin-top:14.4pt;width:87.05pt;height:86.25pt;z-index:25168384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">
            <v:textbox>
              <w:txbxContent>
                <w:p w14:paraId="530611FA" w14:textId="77777777" w:rsidR="00D84ECF" w:rsidRPr="00C20EBD" w:rsidRDefault="00D84ECF" w:rsidP="000616DE">
                  <w:pPr>
                    <w:ind w:leftChars="150" w:left="360"/>
                    <w:rPr>
                      <w:rFonts w:eastAsia="SimSun"/>
                      <w:lang w:eastAsia="zh-CN"/>
                    </w:rPr>
                  </w:pPr>
                  <w:r>
                    <w:rPr>
                      <w:rFonts w:eastAsia="SimSun" w:hint="eastAsia"/>
                      <w:lang w:eastAsia="zh-CN"/>
                    </w:rPr>
                    <w:t>Potential Senior Technician</w:t>
                  </w:r>
                  <w:r>
                    <w:rPr>
                      <w:rFonts w:eastAsia="SimSun" w:hint="eastAsia"/>
                      <w:lang w:eastAsia="zh-CN"/>
                    </w:rPr>
                    <w:tab/>
                    <w:t xml:space="preserve">                       </w:t>
                  </w:r>
                </w:p>
              </w:txbxContent>
            </v:textbox>
          </v:shape>
        </w:pict>
      </w:r>
    </w:p>
    <w:p w14:paraId="31F4D392" w14:textId="77777777" w:rsidR="00DE0445" w:rsidRPr="00C52E41" w:rsidRDefault="00DE0445" w:rsidP="007616F9">
      <w:pPr>
        <w:jc w:val="both"/>
        <w:rPr>
          <w:rFonts w:eastAsia="SimSun"/>
          <w:lang w:eastAsia="zh-CN"/>
        </w:rPr>
      </w:pPr>
    </w:p>
    <w:p w14:paraId="1865434F" w14:textId="77777777" w:rsidR="00DE0445" w:rsidRPr="00C52E41" w:rsidRDefault="00DE0445" w:rsidP="007616F9">
      <w:pPr>
        <w:jc w:val="both"/>
        <w:rPr>
          <w:rFonts w:eastAsia="SimSun"/>
          <w:lang w:eastAsia="zh-CN"/>
        </w:rPr>
      </w:pPr>
    </w:p>
    <w:p w14:paraId="7FD3FB2C" w14:textId="77777777" w:rsidR="00DE0445" w:rsidRPr="00C52E41" w:rsidRDefault="00D84ECF" w:rsidP="007616F9">
      <w:pPr>
        <w:jc w:val="both"/>
        <w:rPr>
          <w:rFonts w:eastAsia="SimSun"/>
          <w:lang w:eastAsia="zh-CN"/>
        </w:rPr>
      </w:pPr>
      <w:r>
        <w:rPr>
          <w:rFonts w:eastAsia="SimSun"/>
          <w:noProof/>
          <w:lang w:eastAsia="zh-CN"/>
        </w:rPr>
        <w:pict w14:anchorId="040F60C7">
          <v:shape id="Text Box 29" o:spid="_x0000_s1039" type="#_x0000_t202" style="position:absolute;left:0;text-align:left;margin-left:367.9pt;margin-top:31.2pt;width:87.05pt;height:47.9pt;z-index:25168486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">
            <v:textbox>
              <w:txbxContent>
                <w:p w14:paraId="511B85D8" w14:textId="77777777" w:rsidR="00D84ECF" w:rsidRPr="00C20EBD" w:rsidRDefault="00D84ECF" w:rsidP="000616DE">
                  <w:pPr>
                    <w:ind w:firstLineChars="50" w:firstLine="120"/>
                    <w:rPr>
                      <w:rFonts w:eastAsia="SimSun"/>
                      <w:lang w:eastAsia="zh-CN"/>
                    </w:rPr>
                  </w:pPr>
                  <w:r>
                    <w:rPr>
                      <w:rFonts w:eastAsia="SimSun" w:hint="eastAsia"/>
                      <w:lang w:eastAsia="zh-CN"/>
                    </w:rPr>
                    <w:t>Technician</w:t>
                  </w:r>
                  <w:r>
                    <w:rPr>
                      <w:rFonts w:eastAsia="SimSun" w:hint="eastAsia"/>
                      <w:lang w:eastAsia="zh-CN"/>
                    </w:rPr>
                    <w:tab/>
                    <w:t xml:space="preserve">                       </w:t>
                  </w:r>
                </w:p>
              </w:txbxContent>
            </v:textbox>
          </v:shape>
        </w:pict>
      </w:r>
      <w:r>
        <w:rPr>
          <w:rFonts w:eastAsia="SimSun"/>
          <w:noProof/>
          <w:lang w:eastAsia="zh-CN"/>
        </w:rPr>
        <w:pict w14:anchorId="5D006C5C">
          <v:shape id="AutoShape 34" o:spid="_x0000_s1040" type="#_x0000_t32" style="position:absolute;left:0;text-align:left;margin-left:407.25pt;margin-top:2.05pt;width:0;height:29.15pt;z-index:251689984;visibility:visible;mso-wrap-distance-left:3.17492mm;mso-wrap-distance-right:3.17492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"/>
        </w:pict>
      </w:r>
    </w:p>
    <w:p w14:paraId="0257C026" w14:textId="77777777" w:rsidR="00DE0445" w:rsidRPr="00C52E41" w:rsidRDefault="00DE0445" w:rsidP="007616F9">
      <w:pPr>
        <w:jc w:val="both"/>
        <w:rPr>
          <w:rFonts w:eastAsia="SimSun"/>
          <w:lang w:eastAsia="zh-CN"/>
        </w:rPr>
      </w:pPr>
    </w:p>
    <w:p w14:paraId="7B731A56" w14:textId="77777777" w:rsidR="000616DE" w:rsidRPr="00C52E41" w:rsidRDefault="000616DE" w:rsidP="007616F9">
      <w:pPr>
        <w:jc w:val="both"/>
        <w:rPr>
          <w:rFonts w:eastAsia="SimSun"/>
          <w:lang w:eastAsia="zh-CN"/>
        </w:rPr>
      </w:pPr>
    </w:p>
    <w:p w14:paraId="09C65FB7" w14:textId="4A2EEC12" w:rsidR="000616DE" w:rsidRPr="00C52E41" w:rsidRDefault="000616DE" w:rsidP="000616DE">
      <w:pPr>
        <w:jc w:val="both"/>
        <w:rPr>
          <w:rFonts w:eastAsia="SimSun"/>
          <w:lang w:eastAsia="zh-CN"/>
        </w:rPr>
      </w:pPr>
      <w:r w:rsidRPr="00C52E41">
        <w:rPr>
          <w:rFonts w:eastAsia="SimSun"/>
        </w:rPr>
        <w:t>According to t</w:t>
      </w:r>
      <w:r w:rsidR="000874EA">
        <w:rPr>
          <w:rFonts w:eastAsia="SimSun"/>
        </w:rPr>
        <w:t xml:space="preserve">he organization structure of </w:t>
      </w:r>
      <w:r w:rsidR="00B42164">
        <w:rPr>
          <w:rFonts w:eastAsia="SimSun"/>
        </w:rPr>
        <w:t>LT Game</w:t>
      </w:r>
      <w:r w:rsidRPr="00C52E41">
        <w:rPr>
          <w:rFonts w:eastAsia="SimSun"/>
        </w:rPr>
        <w:t xml:space="preserve">, </w:t>
      </w:r>
      <w:r w:rsidR="000874EA">
        <w:rPr>
          <w:rFonts w:eastAsia="SimSun" w:hint="eastAsia"/>
          <w:lang w:eastAsia="zh-CN"/>
        </w:rPr>
        <w:t xml:space="preserve">before </w:t>
      </w:r>
      <w:r w:rsidR="000874EA">
        <w:rPr>
          <w:rFonts w:eastAsia="SimSun"/>
          <w:lang w:eastAsia="zh-CN"/>
        </w:rPr>
        <w:t>system</w:t>
      </w:r>
      <w:r w:rsidR="0040523A" w:rsidRPr="00C52E41">
        <w:rPr>
          <w:rFonts w:eastAsia="SimSun" w:hint="eastAsia"/>
          <w:lang w:eastAsia="zh-CN"/>
        </w:rPr>
        <w:t xml:space="preserve"> changing </w:t>
      </w:r>
      <w:r w:rsidR="00027D9B" w:rsidRPr="00C52E41">
        <w:rPr>
          <w:rFonts w:eastAsia="SimSun" w:hint="eastAsia"/>
          <w:lang w:eastAsia="zh-CN"/>
        </w:rPr>
        <w:t xml:space="preserve">in functions are admitted, the technician would discuss and deliver the </w:t>
      </w:r>
      <w:r w:rsidR="000874EA">
        <w:rPr>
          <w:rFonts w:eastAsia="SimSun"/>
          <w:lang w:eastAsia="zh-CN"/>
        </w:rPr>
        <w:t xml:space="preserve">changing </w:t>
      </w:r>
      <w:r w:rsidR="00E81043" w:rsidRPr="00C52E41">
        <w:rPr>
          <w:rFonts w:eastAsia="SimSun" w:hint="eastAsia"/>
          <w:lang w:eastAsia="zh-CN"/>
        </w:rPr>
        <w:t>plan</w:t>
      </w:r>
      <w:r w:rsidR="00027D9B" w:rsidRPr="00C52E41">
        <w:rPr>
          <w:rFonts w:eastAsia="SimSun" w:hint="eastAsia"/>
          <w:lang w:eastAsia="zh-CN"/>
        </w:rPr>
        <w:t xml:space="preserve"> to potential senior technician, </w:t>
      </w:r>
      <w:r w:rsidR="00E81043" w:rsidRPr="00C52E41">
        <w:rPr>
          <w:rFonts w:eastAsia="SimSun" w:hint="eastAsia"/>
          <w:lang w:eastAsia="zh-CN"/>
        </w:rPr>
        <w:t>if the se</w:t>
      </w:r>
      <w:r w:rsidR="000874EA">
        <w:rPr>
          <w:rFonts w:eastAsia="SimSun" w:hint="eastAsia"/>
          <w:lang w:eastAsia="zh-CN"/>
        </w:rPr>
        <w:t xml:space="preserve">nior technician thinks the plan </w:t>
      </w:r>
      <w:r w:rsidR="000874EA">
        <w:rPr>
          <w:rFonts w:eastAsia="SimSun"/>
          <w:lang w:eastAsia="zh-CN"/>
        </w:rPr>
        <w:t>is</w:t>
      </w:r>
      <w:r w:rsidR="00E81043" w:rsidRPr="00C52E41">
        <w:rPr>
          <w:rFonts w:eastAsia="SimSun" w:hint="eastAsia"/>
          <w:lang w:eastAsia="zh-CN"/>
        </w:rPr>
        <w:t xml:space="preserve"> </w:t>
      </w:r>
      <w:r w:rsidR="00E81043" w:rsidRPr="00C52E41">
        <w:rPr>
          <w:rFonts w:eastAsia="SimSun"/>
          <w:lang w:eastAsia="zh-CN"/>
        </w:rPr>
        <w:t>valuable</w:t>
      </w:r>
      <w:r w:rsidR="00E81043" w:rsidRPr="00C52E41">
        <w:rPr>
          <w:rFonts w:eastAsia="SimSun" w:hint="eastAsia"/>
          <w:lang w:eastAsia="zh-CN"/>
        </w:rPr>
        <w:t xml:space="preserve">, </w:t>
      </w:r>
      <w:r w:rsidR="00E81043" w:rsidRPr="00C52E41">
        <w:rPr>
          <w:rFonts w:eastAsia="SimSun"/>
          <w:lang w:eastAsia="zh-CN"/>
        </w:rPr>
        <w:t>and then</w:t>
      </w:r>
      <w:r w:rsidR="000874EA">
        <w:rPr>
          <w:rFonts w:eastAsia="SimSun" w:hint="eastAsia"/>
          <w:lang w:eastAsia="zh-CN"/>
        </w:rPr>
        <w:t xml:space="preserve"> he/she would deliver the </w:t>
      </w:r>
      <w:r w:rsidR="000874EA">
        <w:rPr>
          <w:rFonts w:eastAsia="SimSun"/>
          <w:lang w:eastAsia="zh-CN"/>
        </w:rPr>
        <w:t>plan</w:t>
      </w:r>
      <w:r w:rsidR="00E81043" w:rsidRPr="00C52E41">
        <w:rPr>
          <w:rFonts w:eastAsia="SimSun" w:hint="eastAsia"/>
          <w:lang w:eastAsia="zh-CN"/>
        </w:rPr>
        <w:t xml:space="preserve"> to the DB/System engineer.  </w:t>
      </w:r>
      <w:r w:rsidR="00E81043" w:rsidRPr="00C52E41">
        <w:rPr>
          <w:rFonts w:eastAsia="SimSun"/>
          <w:lang w:eastAsia="zh-CN"/>
        </w:rPr>
        <w:t>A</w:t>
      </w:r>
      <w:r w:rsidR="00E81043" w:rsidRPr="00C52E41">
        <w:rPr>
          <w:rFonts w:eastAsia="SimSun" w:hint="eastAsia"/>
          <w:lang w:eastAsia="zh-CN"/>
        </w:rPr>
        <w:t>fter that the DB/System engineer, project manager and COO will hav</w:t>
      </w:r>
      <w:r w:rsidR="000874EA">
        <w:rPr>
          <w:rFonts w:eastAsia="SimSun" w:hint="eastAsia"/>
          <w:lang w:eastAsia="zh-CN"/>
        </w:rPr>
        <w:t>e a meeting to discuss the plan</w:t>
      </w:r>
      <w:r w:rsidR="00E81043" w:rsidRPr="00C52E41">
        <w:rPr>
          <w:rFonts w:eastAsia="SimSun" w:hint="eastAsia"/>
          <w:lang w:eastAsia="zh-CN"/>
        </w:rPr>
        <w:t xml:space="preserve">.  </w:t>
      </w:r>
      <w:r w:rsidR="00E81043" w:rsidRPr="00C52E41">
        <w:rPr>
          <w:rFonts w:eastAsia="SimSun"/>
          <w:lang w:eastAsia="zh-CN"/>
        </w:rPr>
        <w:t>I</w:t>
      </w:r>
      <w:r w:rsidR="00E81043" w:rsidRPr="00C52E41">
        <w:rPr>
          <w:rFonts w:eastAsia="SimSun" w:hint="eastAsia"/>
          <w:lang w:eastAsia="zh-CN"/>
        </w:rPr>
        <w:t>f it goes well, the plan</w:t>
      </w:r>
      <w:r w:rsidR="00873515">
        <w:rPr>
          <w:rFonts w:eastAsia="SimSun"/>
          <w:lang w:eastAsia="zh-CN"/>
        </w:rPr>
        <w:t xml:space="preserve"> will</w:t>
      </w:r>
      <w:r w:rsidR="00E81043" w:rsidRPr="00C52E41">
        <w:rPr>
          <w:rFonts w:eastAsia="SimSun" w:hint="eastAsia"/>
          <w:lang w:eastAsia="zh-CN"/>
        </w:rPr>
        <w:t xml:space="preserve"> be executed. </w:t>
      </w:r>
    </w:p>
    <w:p w14:paraId="1A52AD73" w14:textId="77777777" w:rsidR="000616DE" w:rsidRPr="00C52E41" w:rsidRDefault="000616DE" w:rsidP="007616F9">
      <w:pPr>
        <w:jc w:val="both"/>
        <w:rPr>
          <w:rFonts w:eastAsia="SimSun"/>
          <w:lang w:eastAsia="zh-CN"/>
        </w:rPr>
      </w:pPr>
    </w:p>
    <w:p w14:paraId="70D4D091" w14:textId="065B4353" w:rsidR="0071184F" w:rsidRPr="00440AAD" w:rsidRDefault="000874EA" w:rsidP="007616F9">
      <w:pPr>
        <w:jc w:val="both"/>
        <w:rPr>
          <w:rFonts w:eastAsia="ＭＳ 明朝"/>
          <w:lang w:eastAsia="ja-JP"/>
          <w:rPrChange w:id="15" w:author="Jyun Asakura" w:date="2014-10-13T01:12:00Z">
            <w:rPr/>
          </w:rPrChange>
        </w:rPr>
      </w:pPr>
      <w:r>
        <w:rPr>
          <w:rFonts w:eastAsiaTheme="minorEastAsia" w:hint="eastAsia"/>
          <w:lang w:eastAsia="zh-CN"/>
        </w:rPr>
        <w:t xml:space="preserve">In </w:t>
      </w:r>
      <w:r w:rsidR="00B42164">
        <w:rPr>
          <w:rFonts w:eastAsiaTheme="minorEastAsia" w:hint="eastAsia"/>
          <w:lang w:eastAsia="zh-CN"/>
        </w:rPr>
        <w:t>LT Game</w:t>
      </w:r>
      <w:r w:rsidR="000413D7">
        <w:rPr>
          <w:rFonts w:eastAsiaTheme="minorEastAsia" w:hint="eastAsia"/>
          <w:lang w:eastAsia="zh-CN"/>
        </w:rPr>
        <w:t xml:space="preserve"> t</w:t>
      </w:r>
      <w:r w:rsidR="0071184F" w:rsidRPr="00C52E41">
        <w:t>here are many kinds of issues in marketing, sales, customer service and technical service.  It’s hard to integrate the information without a customer relationship management (CRM) system.  For example, there are lots o</w:t>
      </w:r>
      <w:r>
        <w:t xml:space="preserve">f after-sale services in the </w:t>
      </w:r>
      <w:r w:rsidR="00B42164">
        <w:t>LT Game</w:t>
      </w:r>
      <w:r w:rsidR="0071184F" w:rsidRPr="00C52E41">
        <w:t xml:space="preserve">, CRM system could track every service until it solved.  A quality </w:t>
      </w:r>
      <w:r>
        <w:t>CRM</w:t>
      </w:r>
      <w:r w:rsidR="0071184F" w:rsidRPr="00C52E41">
        <w:t xml:space="preserve"> system can help </w:t>
      </w:r>
      <w:r>
        <w:t xml:space="preserve">the company </w:t>
      </w:r>
      <w:r w:rsidR="00440AAD">
        <w:rPr>
          <w:rStyle w:val="ae"/>
        </w:rPr>
        <w:commentReference w:id="16"/>
      </w:r>
      <w:r>
        <w:rPr>
          <w:rStyle w:val="ae"/>
        </w:rPr>
        <w:commentReference w:id="17"/>
      </w:r>
      <w:r w:rsidR="0071184F" w:rsidRPr="00C52E41">
        <w:t>organize, automate and synchronize well the information, improve the efficiency, thus makes profit for company. It also enables the company to obtain business dealings with customers in a more systematic way in the market</w:t>
      </w:r>
      <w:r w:rsidR="00440AAD">
        <w:t>.</w:t>
      </w:r>
    </w:p>
    <w:p w14:paraId="2F5248EE" w14:textId="77777777" w:rsidR="0071184F" w:rsidRPr="00C52E41" w:rsidRDefault="0071184F" w:rsidP="007616F9">
      <w:pPr>
        <w:jc w:val="both"/>
      </w:pPr>
      <w:r w:rsidRPr="00C52E41">
        <w:t xml:space="preserve">SugarCRM is a customer relationship management (CRM) system that is available in both open-source and </w:t>
      </w:r>
      <w:r w:rsidR="00440AAD">
        <w:t>c</w:t>
      </w:r>
      <w:r w:rsidRPr="00C52E41">
        <w:t xml:space="preserve">ommercial open-source applications.  It enables businesses to create extraordinary customer relationships with the most innovative and affordable CRM solution in the market.  It has a flexible management system and perfect IT equipment management function, which makes the process of managing customer relationships systematically.  It is not only a management system, but </w:t>
      </w:r>
      <w:r w:rsidR="009D6451">
        <w:t>the system also</w:t>
      </w:r>
      <w:r w:rsidR="00440AAD">
        <w:t xml:space="preserve"> </w:t>
      </w:r>
      <w:r w:rsidRPr="00C52E41">
        <w:t xml:space="preserve">allows the user to know the solution for sales. So that customers can trust </w:t>
      </w:r>
      <w:r w:rsidR="009D6451">
        <w:t>providers</w:t>
      </w:r>
      <w:commentRangeStart w:id="18"/>
      <w:r w:rsidRPr="00C52E41">
        <w:t xml:space="preserve"> </w:t>
      </w:r>
      <w:commentRangeEnd w:id="18"/>
      <w:r w:rsidR="00440AAD">
        <w:rPr>
          <w:rStyle w:val="ae"/>
        </w:rPr>
        <w:commentReference w:id="18"/>
      </w:r>
      <w:r w:rsidRPr="00C52E41">
        <w:t xml:space="preserve">more.  As a result, SugarCRM </w:t>
      </w:r>
      <w:r w:rsidR="00440AAD">
        <w:t>system</w:t>
      </w:r>
      <w:r w:rsidR="009D6451">
        <w:t xml:space="preserve"> </w:t>
      </w:r>
      <w:r w:rsidRPr="00C52E41">
        <w:t>can enhance the competitiveness of the enterprise and service quality.</w:t>
      </w:r>
    </w:p>
    <w:p w14:paraId="02C4AEDA" w14:textId="77777777" w:rsidR="0071184F" w:rsidRDefault="0071184F" w:rsidP="00A80014">
      <w:pPr>
        <w:jc w:val="both"/>
        <w:rPr>
          <w:rFonts w:eastAsiaTheme="minorEastAsia"/>
          <w:lang w:eastAsia="zh-CN"/>
        </w:rPr>
      </w:pPr>
      <w:r w:rsidRPr="00C52E41">
        <w:t>The popular company IBM, has chosen</w:t>
      </w:r>
      <w:r w:rsidR="009D6451">
        <w:t xml:space="preserve"> SugarCRM for its lucrative CRM</w:t>
      </w:r>
      <w:r w:rsidR="00A80014">
        <w:rPr>
          <w:rFonts w:eastAsiaTheme="minorEastAsia" w:hint="eastAsia"/>
          <w:lang w:eastAsia="zh-CN"/>
        </w:rPr>
        <w:t xml:space="preserve"> </w:t>
      </w:r>
      <w:r w:rsidRPr="00C52E41">
        <w:t xml:space="preserve">contract.  In February 2012, Blytheco similarly chose to end its 30-year relationship with Sage in favor of SugarCRM. </w:t>
      </w:r>
    </w:p>
    <w:p w14:paraId="4E74933F" w14:textId="0804D645" w:rsidR="0071184F" w:rsidRPr="00C52E41" w:rsidRDefault="00A80014" w:rsidP="00A80014">
      <w:pPr>
        <w:jc w:val="both"/>
        <w:rPr>
          <w:rFonts w:eastAsia="SimSun"/>
        </w:rPr>
      </w:pPr>
      <w:r>
        <w:rPr>
          <w:rFonts w:eastAsiaTheme="minorEastAsia" w:hint="eastAsia"/>
          <w:lang w:eastAsia="zh-CN"/>
        </w:rPr>
        <w:t>In this project, the aforementione</w:t>
      </w:r>
      <w:r w:rsidR="009D6451">
        <w:rPr>
          <w:rFonts w:eastAsiaTheme="minorEastAsia" w:hint="eastAsia"/>
          <w:lang w:eastAsia="zh-CN"/>
        </w:rPr>
        <w:t xml:space="preserve">d background information of </w:t>
      </w:r>
      <w:r w:rsidR="00B42164">
        <w:rPr>
          <w:rFonts w:eastAsiaTheme="minorEastAsia" w:hint="eastAsia"/>
          <w:lang w:eastAsia="zh-CN"/>
        </w:rPr>
        <w:t>LT Game</w:t>
      </w:r>
      <w:r>
        <w:rPr>
          <w:rFonts w:eastAsiaTheme="minorEastAsia" w:hint="eastAsia"/>
          <w:lang w:eastAsia="zh-CN"/>
        </w:rPr>
        <w:t xml:space="preserve"> will play an important part in making </w:t>
      </w:r>
      <w:r>
        <w:rPr>
          <w:rFonts w:eastAsiaTheme="minorEastAsia"/>
          <w:lang w:eastAsia="zh-CN"/>
        </w:rPr>
        <w:t>decisions</w:t>
      </w:r>
      <w:r>
        <w:rPr>
          <w:rFonts w:eastAsiaTheme="minorEastAsia" w:hint="eastAsia"/>
          <w:lang w:eastAsia="zh-CN"/>
        </w:rPr>
        <w:t xml:space="preserve"> as to how to find the right IT solution for solving its business problems.</w:t>
      </w:r>
    </w:p>
    <w:p w14:paraId="6941BE9D" w14:textId="77777777" w:rsidR="001E1B2C" w:rsidRPr="00C52E41" w:rsidRDefault="001E1B2C" w:rsidP="00192826"/>
    <w:p w14:paraId="1A3A7F01" w14:textId="77777777" w:rsidR="00CA2807" w:rsidRPr="00C52E41" w:rsidRDefault="00992642" w:rsidP="00992642">
      <w:pPr>
        <w:pStyle w:val="1"/>
      </w:pPr>
      <w:bookmarkStart w:id="19" w:name="_Toc402351168"/>
      <w:r w:rsidRPr="00C52E41">
        <w:t>Methodology</w:t>
      </w:r>
      <w:bookmarkEnd w:id="19"/>
    </w:p>
    <w:p w14:paraId="51270767" w14:textId="77777777" w:rsidR="000E7AE4" w:rsidRDefault="00992642" w:rsidP="005A3267">
      <w:pPr>
        <w:pStyle w:val="2"/>
        <w:rPr>
          <w:sz w:val="32"/>
          <w:szCs w:val="32"/>
        </w:rPr>
      </w:pPr>
      <w:bookmarkStart w:id="20" w:name="_Toc402351169"/>
      <w:r w:rsidRPr="00C52E41">
        <w:rPr>
          <w:sz w:val="32"/>
          <w:szCs w:val="32"/>
        </w:rPr>
        <w:t>Requirement Elicitation</w:t>
      </w:r>
      <w:bookmarkEnd w:id="20"/>
    </w:p>
    <w:p w14:paraId="6153E38A" w14:textId="65F44C19" w:rsidR="00A80014" w:rsidRDefault="00A5294D" w:rsidP="009D6451">
      <w:pPr>
        <w:jc w:val="both"/>
      </w:pPr>
      <w:r w:rsidRPr="00C52E41" w:rsidDel="00A5294D">
        <w:t xml:space="preserve"> </w:t>
      </w:r>
      <w:r>
        <w:rPr>
          <w:rFonts w:eastAsiaTheme="minorEastAsia" w:hint="eastAsia"/>
          <w:lang w:eastAsia="zh-CN"/>
        </w:rPr>
        <w:t>In order to</w:t>
      </w:r>
      <w:r w:rsidR="000E7AE4" w:rsidRPr="00C52E41">
        <w:t xml:space="preserve"> impro</w:t>
      </w:r>
      <w:r>
        <w:rPr>
          <w:rFonts w:eastAsiaTheme="minorEastAsia" w:hint="eastAsia"/>
          <w:lang w:eastAsia="zh-CN"/>
        </w:rPr>
        <w:t>ve</w:t>
      </w:r>
      <w:r w:rsidR="000E7AE4" w:rsidRPr="00C52E41">
        <w:t xml:space="preserve"> SugarCRM system, </w:t>
      </w:r>
      <w:r>
        <w:rPr>
          <w:rFonts w:eastAsiaTheme="minorEastAsia" w:hint="eastAsia"/>
          <w:lang w:eastAsia="zh-CN"/>
        </w:rPr>
        <w:t xml:space="preserve">gathering information of user requirements is </w:t>
      </w:r>
      <w:r w:rsidR="009D6451">
        <w:rPr>
          <w:rFonts w:eastAsiaTheme="minorEastAsia"/>
          <w:lang w:eastAsia="zh-CN"/>
        </w:rPr>
        <w:t>necessary</w:t>
      </w:r>
      <w:r>
        <w:rPr>
          <w:rFonts w:eastAsiaTheme="minorEastAsia" w:hint="eastAsia"/>
          <w:lang w:eastAsia="zh-CN"/>
        </w:rPr>
        <w:t xml:space="preserve">, thus </w:t>
      </w:r>
      <w:r w:rsidR="000E7AE4" w:rsidRPr="00C52E41">
        <w:t xml:space="preserve">we arranged Athena to go to the company and spent 3 months to take part in the operation and gain </w:t>
      </w:r>
      <w:r>
        <w:rPr>
          <w:rFonts w:eastAsiaTheme="minorEastAsia" w:hint="eastAsia"/>
          <w:lang w:eastAsia="zh-CN"/>
        </w:rPr>
        <w:t>experience</w:t>
      </w:r>
      <w:r w:rsidRPr="00C52E41">
        <w:t xml:space="preserve"> </w:t>
      </w:r>
      <w:r w:rsidR="000E7AE4" w:rsidRPr="00C52E41">
        <w:t xml:space="preserve">of </w:t>
      </w:r>
      <w:r w:rsidR="00440AAD">
        <w:rPr>
          <w:rFonts w:eastAsiaTheme="minorEastAsia"/>
          <w:lang w:eastAsia="zh-CN"/>
        </w:rPr>
        <w:t>operating</w:t>
      </w:r>
      <w:r>
        <w:rPr>
          <w:rFonts w:eastAsiaTheme="minorEastAsia" w:hint="eastAsia"/>
          <w:lang w:eastAsia="zh-CN"/>
        </w:rPr>
        <w:t xml:space="preserve"> th</w:t>
      </w:r>
      <w:r w:rsidR="009D6451">
        <w:rPr>
          <w:rFonts w:eastAsiaTheme="minorEastAsia" w:hint="eastAsia"/>
          <w:lang w:eastAsia="zh-CN"/>
        </w:rPr>
        <w:t xml:space="preserve">e </w:t>
      </w:r>
      <w:r w:rsidR="009D6451">
        <w:rPr>
          <w:rFonts w:eastAsiaTheme="minorEastAsia"/>
          <w:lang w:eastAsia="zh-CN"/>
        </w:rPr>
        <w:t>system</w:t>
      </w:r>
      <w:r>
        <w:rPr>
          <w:rFonts w:eastAsiaTheme="minorEastAsia" w:hint="eastAsia"/>
          <w:lang w:eastAsia="zh-CN"/>
        </w:rPr>
        <w:t>.</w:t>
      </w:r>
      <w:r w:rsidR="00266EA8">
        <w:t xml:space="preserve">  The following </w:t>
      </w:r>
      <w:r w:rsidR="00440AAD">
        <w:t xml:space="preserve">issues are </w:t>
      </w:r>
      <w:r w:rsidR="00266EA8">
        <w:t xml:space="preserve">found via work experience on an internship in </w:t>
      </w:r>
      <w:r w:rsidR="00B42164">
        <w:t>LT Game</w:t>
      </w:r>
      <w:r w:rsidR="00266EA8">
        <w:t>.</w:t>
      </w:r>
    </w:p>
    <w:p w14:paraId="6A4D1F43" w14:textId="77777777" w:rsidR="000A7E43" w:rsidRDefault="000A7E43" w:rsidP="000A7E43">
      <w:pPr>
        <w:pStyle w:val="3"/>
      </w:pPr>
      <w:bookmarkStart w:id="21" w:name="_Toc402351170"/>
      <w:r>
        <w:t>Observation</w:t>
      </w:r>
      <w:bookmarkEnd w:id="21"/>
    </w:p>
    <w:p w14:paraId="2BB55064" w14:textId="053FC190" w:rsidR="000A7E43" w:rsidRDefault="001C5851" w:rsidP="000A7E43">
      <w:pPr>
        <w:rPr>
          <w:lang w:eastAsia="zh-TW"/>
        </w:rPr>
      </w:pPr>
      <w:r>
        <w:rPr>
          <w:lang w:eastAsia="zh-TW"/>
        </w:rPr>
        <w:t>According to the organ</w:t>
      </w:r>
      <w:r w:rsidR="00A65C31">
        <w:rPr>
          <w:lang w:eastAsia="zh-TW"/>
        </w:rPr>
        <w:t xml:space="preserve">ization structure of </w:t>
      </w:r>
      <w:r w:rsidR="00B42164">
        <w:rPr>
          <w:lang w:eastAsia="zh-TW"/>
        </w:rPr>
        <w:t>LT Game</w:t>
      </w:r>
      <w:r>
        <w:rPr>
          <w:lang w:eastAsia="zh-TW"/>
        </w:rPr>
        <w:t xml:space="preserve">, </w:t>
      </w:r>
      <w:r w:rsidR="00625DED">
        <w:rPr>
          <w:lang w:eastAsia="zh-TW"/>
        </w:rPr>
        <w:t>some special behavior</w:t>
      </w:r>
      <w:r>
        <w:rPr>
          <w:lang w:eastAsia="zh-TW"/>
        </w:rPr>
        <w:t xml:space="preserve"> </w:t>
      </w:r>
      <w:r w:rsidR="00A65C31">
        <w:rPr>
          <w:lang w:eastAsia="zh-TW"/>
        </w:rPr>
        <w:t xml:space="preserve">about SugarCRM system </w:t>
      </w:r>
      <w:r>
        <w:rPr>
          <w:lang w:eastAsia="zh-TW"/>
        </w:rPr>
        <w:t>are found in</w:t>
      </w:r>
      <w:r w:rsidR="00625DED">
        <w:rPr>
          <w:lang w:eastAsia="zh-TW"/>
        </w:rPr>
        <w:t xml:space="preserve"> different position</w:t>
      </w:r>
      <w:r>
        <w:rPr>
          <w:lang w:eastAsia="zh-TW"/>
        </w:rPr>
        <w:t xml:space="preserve"> for 3 months observation</w:t>
      </w:r>
      <w:r w:rsidR="00625DED">
        <w:rPr>
          <w:lang w:eastAsia="zh-TW"/>
        </w:rPr>
        <w:t>.</w:t>
      </w:r>
      <w:r>
        <w:rPr>
          <w:lang w:eastAsia="zh-TW"/>
        </w:rPr>
        <w:t xml:space="preserve"> </w:t>
      </w:r>
    </w:p>
    <w:p w14:paraId="65D9DA40" w14:textId="77777777" w:rsidR="001C5851" w:rsidRDefault="001C5851" w:rsidP="001C5851">
      <w:pPr>
        <w:pStyle w:val="aa"/>
        <w:numPr>
          <w:ilvl w:val="0"/>
          <w:numId w:val="26"/>
        </w:numPr>
        <w:rPr>
          <w:lang w:eastAsia="zh-TW"/>
        </w:rPr>
      </w:pPr>
      <w:r>
        <w:rPr>
          <w:lang w:eastAsia="zh-TW"/>
        </w:rPr>
        <w:t>COO</w:t>
      </w:r>
    </w:p>
    <w:p w14:paraId="7196C5DA" w14:textId="77777777" w:rsidR="001C5851" w:rsidRDefault="001C5851" w:rsidP="001C5851">
      <w:pPr>
        <w:pStyle w:val="aa"/>
        <w:rPr>
          <w:lang w:eastAsia="zh-TW"/>
        </w:rPr>
      </w:pPr>
      <w:r>
        <w:rPr>
          <w:lang w:eastAsia="zh-TW"/>
        </w:rPr>
        <w:t>She agrees and support</w:t>
      </w:r>
      <w:r w:rsidR="00A65C31">
        <w:rPr>
          <w:lang w:eastAsia="zh-TW"/>
        </w:rPr>
        <w:t>s to use the system</w:t>
      </w:r>
      <w:r>
        <w:rPr>
          <w:lang w:eastAsia="zh-TW"/>
        </w:rPr>
        <w:t xml:space="preserve">.  She thinks </w:t>
      </w:r>
      <w:r w:rsidR="00CE74E0">
        <w:rPr>
          <w:lang w:eastAsia="zh-TW"/>
        </w:rPr>
        <w:t>that the system can help the company management and provide better customer service.  Unfortunately, there is not enough human resource to solve general operating problem.   Otherwise, she believes that the system would run more smoothly and better.</w:t>
      </w:r>
    </w:p>
    <w:p w14:paraId="40313F05" w14:textId="77777777" w:rsidR="001C5851" w:rsidRDefault="001C5851" w:rsidP="001C5851">
      <w:pPr>
        <w:pStyle w:val="aa"/>
        <w:numPr>
          <w:ilvl w:val="0"/>
          <w:numId w:val="26"/>
        </w:numPr>
        <w:rPr>
          <w:lang w:eastAsia="zh-TW"/>
        </w:rPr>
      </w:pPr>
      <w:r>
        <w:rPr>
          <w:lang w:eastAsia="zh-TW"/>
        </w:rPr>
        <w:t>Network Engineer</w:t>
      </w:r>
    </w:p>
    <w:p w14:paraId="3C4B825A" w14:textId="77777777" w:rsidR="001C5851" w:rsidRDefault="00CE74E0" w:rsidP="005005B5">
      <w:pPr>
        <w:pStyle w:val="aa"/>
        <w:rPr>
          <w:lang w:eastAsia="zh-TW"/>
        </w:rPr>
      </w:pPr>
      <w:r>
        <w:rPr>
          <w:lang w:eastAsia="zh-TW"/>
        </w:rPr>
        <w:t>He thinks his solve problem is too short</w:t>
      </w:r>
      <w:r w:rsidR="00A65C31">
        <w:rPr>
          <w:lang w:eastAsia="zh-TW"/>
        </w:rPr>
        <w:t xml:space="preserve"> no need to report in the system</w:t>
      </w:r>
      <w:r>
        <w:rPr>
          <w:lang w:eastAsia="zh-TW"/>
        </w:rPr>
        <w:t>.  If he spends the time to type</w:t>
      </w:r>
      <w:r w:rsidR="005005B5">
        <w:rPr>
          <w:lang w:eastAsia="zh-TW"/>
        </w:rPr>
        <w:t xml:space="preserve"> in data</w:t>
      </w:r>
      <w:r>
        <w:rPr>
          <w:lang w:eastAsia="zh-TW"/>
        </w:rPr>
        <w:t xml:space="preserve">, the problem maybe have been </w:t>
      </w:r>
      <w:r w:rsidR="005005B5">
        <w:rPr>
          <w:lang w:eastAsia="zh-TW"/>
        </w:rPr>
        <w:t>figure out already.</w:t>
      </w:r>
    </w:p>
    <w:p w14:paraId="37D480E0" w14:textId="77777777" w:rsidR="001C5851" w:rsidRDefault="001C5851" w:rsidP="001C5851">
      <w:pPr>
        <w:pStyle w:val="aa"/>
        <w:numPr>
          <w:ilvl w:val="0"/>
          <w:numId w:val="26"/>
        </w:numPr>
        <w:rPr>
          <w:lang w:eastAsia="zh-TW"/>
        </w:rPr>
      </w:pPr>
      <w:r>
        <w:rPr>
          <w:lang w:eastAsia="zh-TW"/>
        </w:rPr>
        <w:t>DB/System Engineer</w:t>
      </w:r>
    </w:p>
    <w:p w14:paraId="6E60E478" w14:textId="77777777" w:rsidR="001C5851" w:rsidRDefault="003C690B" w:rsidP="003C690B">
      <w:pPr>
        <w:pStyle w:val="aa"/>
        <w:rPr>
          <w:lang w:eastAsia="zh-TW"/>
        </w:rPr>
      </w:pPr>
      <w:r>
        <w:rPr>
          <w:lang w:eastAsia="zh-TW"/>
        </w:rPr>
        <w:t xml:space="preserve">He keeps update the status of cases </w:t>
      </w:r>
      <w:r w:rsidR="00A65C31">
        <w:rPr>
          <w:lang w:eastAsia="zh-TW"/>
        </w:rPr>
        <w:t xml:space="preserve">in the system </w:t>
      </w:r>
      <w:r>
        <w:rPr>
          <w:lang w:eastAsia="zh-TW"/>
        </w:rPr>
        <w:t xml:space="preserve">which have been assigned to him before.  </w:t>
      </w:r>
    </w:p>
    <w:p w14:paraId="1629BA4B" w14:textId="77777777" w:rsidR="003C690B" w:rsidRDefault="001C5851" w:rsidP="003C690B">
      <w:pPr>
        <w:pStyle w:val="aa"/>
        <w:numPr>
          <w:ilvl w:val="0"/>
          <w:numId w:val="26"/>
        </w:numPr>
        <w:rPr>
          <w:lang w:eastAsia="zh-TW"/>
        </w:rPr>
      </w:pPr>
      <w:r>
        <w:rPr>
          <w:lang w:eastAsia="zh-TW"/>
        </w:rPr>
        <w:t>Project Manager</w:t>
      </w:r>
    </w:p>
    <w:p w14:paraId="59DC9BE6" w14:textId="77777777" w:rsidR="002212FC" w:rsidRDefault="00DA6E97" w:rsidP="002212FC">
      <w:pPr>
        <w:pStyle w:val="aa"/>
        <w:rPr>
          <w:lang w:eastAsia="zh-TW"/>
        </w:rPr>
      </w:pPr>
      <w:r>
        <w:rPr>
          <w:lang w:eastAsia="zh-TW"/>
        </w:rPr>
        <w:t xml:space="preserve">He has </w:t>
      </w:r>
      <w:r w:rsidR="0035086D">
        <w:rPr>
          <w:lang w:eastAsia="zh-TW"/>
        </w:rPr>
        <w:t>the most exp</w:t>
      </w:r>
      <w:r w:rsidR="00A65C31">
        <w:rPr>
          <w:lang w:eastAsia="zh-TW"/>
        </w:rPr>
        <w:t>ectation for the system</w:t>
      </w:r>
      <w:r w:rsidR="0035086D">
        <w:rPr>
          <w:lang w:eastAsia="zh-TW"/>
        </w:rPr>
        <w:t>.  He wants to improve the system and add different modules</w:t>
      </w:r>
      <w:r w:rsidR="00A65C31">
        <w:rPr>
          <w:lang w:eastAsia="zh-TW"/>
        </w:rPr>
        <w:t xml:space="preserve"> such as e-mail reminder, analyze report</w:t>
      </w:r>
      <w:r w:rsidR="006C20AD">
        <w:rPr>
          <w:lang w:eastAsia="zh-TW"/>
        </w:rPr>
        <w:t>.</w:t>
      </w:r>
      <w:r w:rsidR="00A65C31">
        <w:rPr>
          <w:lang w:eastAsia="zh-TW"/>
        </w:rPr>
        <w:t xml:space="preserve">  </w:t>
      </w:r>
      <w:r w:rsidR="0035086D">
        <w:rPr>
          <w:lang w:eastAsia="zh-TW"/>
        </w:rPr>
        <w:t>He thinks that the system can help</w:t>
      </w:r>
      <w:r w:rsidR="00A65C31">
        <w:rPr>
          <w:lang w:eastAsia="zh-TW"/>
        </w:rPr>
        <w:t xml:space="preserve"> the company</w:t>
      </w:r>
      <w:r w:rsidR="0035086D">
        <w:rPr>
          <w:lang w:eastAsia="zh-TW"/>
        </w:rPr>
        <w:t xml:space="preserve"> improve </w:t>
      </w:r>
      <w:r w:rsidR="003A6C0B">
        <w:rPr>
          <w:lang w:eastAsia="zh-TW"/>
        </w:rPr>
        <w:t xml:space="preserve">its business.  </w:t>
      </w:r>
    </w:p>
    <w:p w14:paraId="7F55996C" w14:textId="77777777" w:rsidR="00733051" w:rsidRDefault="001C5851" w:rsidP="00733051">
      <w:pPr>
        <w:pStyle w:val="aa"/>
        <w:numPr>
          <w:ilvl w:val="0"/>
          <w:numId w:val="26"/>
        </w:numPr>
        <w:rPr>
          <w:lang w:eastAsia="zh-TW"/>
        </w:rPr>
      </w:pPr>
      <w:r>
        <w:rPr>
          <w:lang w:eastAsia="zh-TW"/>
        </w:rPr>
        <w:t>Senior Manager</w:t>
      </w:r>
    </w:p>
    <w:p w14:paraId="11EBC065" w14:textId="77777777" w:rsidR="003C690B" w:rsidRDefault="00A65C31" w:rsidP="003C690B">
      <w:pPr>
        <w:pStyle w:val="aa"/>
        <w:rPr>
          <w:lang w:eastAsia="zh-TW"/>
        </w:rPr>
      </w:pPr>
      <w:r>
        <w:rPr>
          <w:lang w:eastAsia="zh-TW"/>
        </w:rPr>
        <w:t>He thinks that the system</w:t>
      </w:r>
      <w:r w:rsidR="00733051">
        <w:rPr>
          <w:lang w:eastAsia="zh-TW"/>
        </w:rPr>
        <w:t xml:space="preserve"> is an important tool for </w:t>
      </w:r>
      <w:r>
        <w:rPr>
          <w:lang w:eastAsia="zh-TW"/>
        </w:rPr>
        <w:t>the company</w:t>
      </w:r>
      <w:r w:rsidR="00733051">
        <w:rPr>
          <w:lang w:eastAsia="zh-TW"/>
        </w:rPr>
        <w:t>.  If</w:t>
      </w:r>
      <w:r w:rsidR="0039586F">
        <w:rPr>
          <w:lang w:eastAsia="zh-TW"/>
        </w:rPr>
        <w:t xml:space="preserve"> the system operates to mature stage, it will be an important system for the development of the company.</w:t>
      </w:r>
      <w:r w:rsidR="00733051">
        <w:rPr>
          <w:lang w:eastAsia="zh-TW"/>
        </w:rPr>
        <w:t xml:space="preserve"> </w:t>
      </w:r>
    </w:p>
    <w:p w14:paraId="1C40956C" w14:textId="77777777" w:rsidR="003C690B" w:rsidRDefault="001C5851" w:rsidP="003C690B">
      <w:pPr>
        <w:pStyle w:val="aa"/>
        <w:numPr>
          <w:ilvl w:val="0"/>
          <w:numId w:val="26"/>
        </w:numPr>
        <w:rPr>
          <w:lang w:eastAsia="zh-TW"/>
        </w:rPr>
      </w:pPr>
      <w:r>
        <w:rPr>
          <w:lang w:eastAsia="zh-TW"/>
        </w:rPr>
        <w:t>IT Manager</w:t>
      </w:r>
    </w:p>
    <w:p w14:paraId="74B10295" w14:textId="77777777" w:rsidR="0039586F" w:rsidRDefault="0039586F" w:rsidP="0039586F">
      <w:pPr>
        <w:pStyle w:val="aa"/>
        <w:rPr>
          <w:lang w:eastAsia="zh-TW"/>
        </w:rPr>
      </w:pPr>
      <w:r>
        <w:rPr>
          <w:lang w:eastAsia="zh-TW"/>
        </w:rPr>
        <w:t>He keeps tracking those case in the system.</w:t>
      </w:r>
    </w:p>
    <w:p w14:paraId="45BD10BB" w14:textId="77777777" w:rsidR="001C5851" w:rsidRDefault="001C5851" w:rsidP="001C5851">
      <w:pPr>
        <w:pStyle w:val="aa"/>
        <w:numPr>
          <w:ilvl w:val="0"/>
          <w:numId w:val="26"/>
        </w:numPr>
        <w:rPr>
          <w:lang w:eastAsia="zh-TW"/>
        </w:rPr>
      </w:pPr>
      <w:r>
        <w:rPr>
          <w:lang w:eastAsia="zh-TW"/>
        </w:rPr>
        <w:t>Assistant Technician Manager</w:t>
      </w:r>
    </w:p>
    <w:p w14:paraId="0137A07E" w14:textId="77777777" w:rsidR="0039586F" w:rsidRDefault="0039586F" w:rsidP="0039586F">
      <w:pPr>
        <w:pStyle w:val="aa"/>
        <w:rPr>
          <w:lang w:eastAsia="zh-TW"/>
        </w:rPr>
      </w:pPr>
      <w:r>
        <w:rPr>
          <w:lang w:eastAsia="zh-TW"/>
        </w:rPr>
        <w:t xml:space="preserve">In general situation, all the case will assigned to him </w:t>
      </w:r>
      <w:r w:rsidR="005841B5">
        <w:rPr>
          <w:lang w:eastAsia="zh-TW"/>
        </w:rPr>
        <w:t xml:space="preserve">by </w:t>
      </w:r>
      <w:r>
        <w:rPr>
          <w:lang w:eastAsia="zh-TW"/>
        </w:rPr>
        <w:t xml:space="preserve">default first.  He needs to assign other technician to follow the case.  But he thinks that he doesn’t have enough time to response this work.  </w:t>
      </w:r>
    </w:p>
    <w:p w14:paraId="4E14AAFC" w14:textId="77777777" w:rsidR="001C5851" w:rsidRDefault="001C5851" w:rsidP="001C5851">
      <w:pPr>
        <w:pStyle w:val="aa"/>
        <w:numPr>
          <w:ilvl w:val="0"/>
          <w:numId w:val="26"/>
        </w:numPr>
        <w:rPr>
          <w:lang w:eastAsia="zh-TW"/>
        </w:rPr>
      </w:pPr>
      <w:r>
        <w:rPr>
          <w:lang w:eastAsia="zh-TW"/>
        </w:rPr>
        <w:t>Senior Technician</w:t>
      </w:r>
    </w:p>
    <w:p w14:paraId="09F05BA5" w14:textId="77777777" w:rsidR="005841B5" w:rsidRDefault="002212FC" w:rsidP="005841B5">
      <w:pPr>
        <w:pStyle w:val="aa"/>
        <w:rPr>
          <w:lang w:eastAsia="zh-TW"/>
        </w:rPr>
      </w:pPr>
      <w:r>
        <w:rPr>
          <w:lang w:eastAsia="zh-TW"/>
        </w:rPr>
        <w:t>He thinks that he doesn’t have enough time to entry all record.</w:t>
      </w:r>
    </w:p>
    <w:p w14:paraId="64F87C91" w14:textId="77777777" w:rsidR="001C5851" w:rsidRDefault="001C5851" w:rsidP="001C5851">
      <w:pPr>
        <w:pStyle w:val="aa"/>
        <w:numPr>
          <w:ilvl w:val="0"/>
          <w:numId w:val="26"/>
        </w:numPr>
        <w:rPr>
          <w:lang w:eastAsia="zh-TW"/>
        </w:rPr>
      </w:pPr>
      <w:r>
        <w:rPr>
          <w:lang w:eastAsia="zh-TW"/>
        </w:rPr>
        <w:t>Potential Senior Technician</w:t>
      </w:r>
    </w:p>
    <w:p w14:paraId="2BCFA649" w14:textId="77777777" w:rsidR="005841B5" w:rsidRDefault="005841B5" w:rsidP="00A65C31">
      <w:pPr>
        <w:pStyle w:val="aa"/>
        <w:rPr>
          <w:lang w:eastAsia="zh-TW"/>
        </w:rPr>
      </w:pPr>
      <w:r>
        <w:rPr>
          <w:lang w:eastAsia="zh-TW"/>
        </w:rPr>
        <w:t xml:space="preserve">He </w:t>
      </w:r>
      <w:r w:rsidR="00A65C31">
        <w:rPr>
          <w:lang w:eastAsia="zh-TW"/>
        </w:rPr>
        <w:t>never use the system</w:t>
      </w:r>
      <w:r>
        <w:rPr>
          <w:lang w:eastAsia="zh-TW"/>
        </w:rPr>
        <w:t xml:space="preserve"> after few description.</w:t>
      </w:r>
      <w:r w:rsidR="00A65C31">
        <w:rPr>
          <w:lang w:eastAsia="zh-TW"/>
        </w:rPr>
        <w:t xml:space="preserve">  He doesn’t know about using significance of the system.</w:t>
      </w:r>
    </w:p>
    <w:p w14:paraId="582B0FAA" w14:textId="77777777" w:rsidR="001C5851" w:rsidRDefault="001C5851" w:rsidP="001C5851">
      <w:pPr>
        <w:pStyle w:val="aa"/>
        <w:numPr>
          <w:ilvl w:val="0"/>
          <w:numId w:val="26"/>
        </w:numPr>
        <w:rPr>
          <w:lang w:eastAsia="zh-TW"/>
        </w:rPr>
      </w:pPr>
      <w:r>
        <w:rPr>
          <w:lang w:eastAsia="zh-TW"/>
        </w:rPr>
        <w:t>Technician</w:t>
      </w:r>
    </w:p>
    <w:p w14:paraId="0704E219" w14:textId="77777777" w:rsidR="001C5851" w:rsidRPr="000A7E43" w:rsidRDefault="0039586F" w:rsidP="005841B5">
      <w:pPr>
        <w:pStyle w:val="aa"/>
        <w:rPr>
          <w:lang w:eastAsia="zh-TW"/>
        </w:rPr>
      </w:pPr>
      <w:r>
        <w:rPr>
          <w:lang w:eastAsia="zh-TW"/>
        </w:rPr>
        <w:t xml:space="preserve">He </w:t>
      </w:r>
      <w:r w:rsidR="005841B5">
        <w:rPr>
          <w:lang w:eastAsia="zh-TW"/>
        </w:rPr>
        <w:t xml:space="preserve">never use </w:t>
      </w:r>
      <w:r w:rsidR="00A65C31">
        <w:rPr>
          <w:lang w:eastAsia="zh-TW"/>
        </w:rPr>
        <w:t>the system</w:t>
      </w:r>
      <w:r w:rsidR="005841B5">
        <w:rPr>
          <w:lang w:eastAsia="zh-TW"/>
        </w:rPr>
        <w:t xml:space="preserve"> after few description.  He doesn’t know about using significance of the system.</w:t>
      </w:r>
    </w:p>
    <w:p w14:paraId="61629DCA" w14:textId="77777777" w:rsidR="00A80014" w:rsidRDefault="00CC4D6E" w:rsidP="009D6451">
      <w:pPr>
        <w:pStyle w:val="3"/>
        <w:jc w:val="both"/>
      </w:pPr>
      <w:bookmarkStart w:id="22" w:name="_Toc402351171"/>
      <w:r w:rsidRPr="00C52E41">
        <w:rPr>
          <w:rFonts w:hint="eastAsia"/>
        </w:rPr>
        <w:t>S</w:t>
      </w:r>
      <w:r w:rsidRPr="00C52E41">
        <w:t>cenario for SugarCRM</w:t>
      </w:r>
      <w:bookmarkEnd w:id="22"/>
    </w:p>
    <w:p w14:paraId="1F4C3DE1" w14:textId="3DA5E031" w:rsidR="00A80014" w:rsidRDefault="00266EA8" w:rsidP="009D6451">
      <w:pPr>
        <w:jc w:val="both"/>
      </w:pPr>
      <w:r>
        <w:t>Each compan</w:t>
      </w:r>
      <w:r w:rsidR="00A5294D">
        <w:rPr>
          <w:rFonts w:eastAsiaTheme="minorEastAsia" w:hint="eastAsia"/>
          <w:lang w:eastAsia="zh-CN"/>
        </w:rPr>
        <w:t>y</w:t>
      </w:r>
      <w:r w:rsidR="007049B1">
        <w:t xml:space="preserve"> ha</w:t>
      </w:r>
      <w:r w:rsidR="00A5294D">
        <w:rPr>
          <w:rFonts w:eastAsiaTheme="minorEastAsia" w:hint="eastAsia"/>
          <w:lang w:eastAsia="zh-CN"/>
        </w:rPr>
        <w:t>s</w:t>
      </w:r>
      <w:r w:rsidR="007049B1">
        <w:t xml:space="preserve"> </w:t>
      </w:r>
      <w:r w:rsidR="00A5294D">
        <w:rPr>
          <w:rFonts w:eastAsiaTheme="minorEastAsia" w:hint="eastAsia"/>
          <w:lang w:eastAsia="zh-CN"/>
        </w:rPr>
        <w:t>it</w:t>
      </w:r>
      <w:r w:rsidR="00440AAD">
        <w:rPr>
          <w:rFonts w:eastAsiaTheme="minorEastAsia"/>
          <w:lang w:eastAsia="zh-CN"/>
        </w:rPr>
        <w:t>s</w:t>
      </w:r>
      <w:r w:rsidR="007049B1">
        <w:t xml:space="preserve"> own operation procedure.  This part will show the real-life of how SugarCRM </w:t>
      </w:r>
      <w:r w:rsidR="00A5294D">
        <w:rPr>
          <w:rFonts w:eastAsiaTheme="minorEastAsia" w:hint="eastAsia"/>
          <w:lang w:eastAsia="zh-CN"/>
        </w:rPr>
        <w:t>is</w:t>
      </w:r>
      <w:r w:rsidR="007049B1">
        <w:t xml:space="preserve"> used in </w:t>
      </w:r>
      <w:r w:rsidR="00B42164">
        <w:t>LT Game</w:t>
      </w:r>
      <w:r w:rsidR="007049B1">
        <w:t xml:space="preserve"> routine work. </w:t>
      </w:r>
    </w:p>
    <w:p w14:paraId="4AEE9F01" w14:textId="77777777" w:rsidR="00A80014" w:rsidRDefault="00CC4D6E" w:rsidP="009D6451">
      <w:pPr>
        <w:pStyle w:val="4"/>
        <w:jc w:val="both"/>
        <w:rPr>
          <w:color w:val="auto"/>
        </w:rPr>
      </w:pPr>
      <w:r w:rsidRPr="00C52E41">
        <w:rPr>
          <w:rFonts w:hint="eastAsia"/>
          <w:color w:val="auto"/>
        </w:rPr>
        <w:t>I</w:t>
      </w:r>
      <w:r w:rsidRPr="00C52E41">
        <w:rPr>
          <w:color w:val="auto"/>
        </w:rPr>
        <w:t>nitial assumption</w:t>
      </w:r>
    </w:p>
    <w:p w14:paraId="3F56C108" w14:textId="6E301451" w:rsidR="00A80014" w:rsidRDefault="0068184D" w:rsidP="009D6451">
      <w:pPr>
        <w:jc w:val="both"/>
        <w:rPr>
          <w:rFonts w:eastAsia="ＭＳ 明朝"/>
          <w:lang w:eastAsia="ja-JP"/>
          <w:rPrChange w:id="23" w:author="Jyun Asakura" w:date="2014-10-13T01:20:00Z">
            <w:rPr/>
          </w:rPrChange>
        </w:rPr>
      </w:pPr>
      <w:r w:rsidRPr="00C52E41">
        <w:t>There are three situation</w:t>
      </w:r>
      <w:r w:rsidR="009429AA">
        <w:t>s</w:t>
      </w:r>
      <w:r w:rsidRPr="00C52E41">
        <w:t xml:space="preserve"> will create a case.  First</w:t>
      </w:r>
      <w:r w:rsidR="00A5294D">
        <w:rPr>
          <w:rFonts w:eastAsiaTheme="minorEastAsia" w:hint="eastAsia"/>
          <w:lang w:eastAsia="zh-CN"/>
        </w:rPr>
        <w:t>ly</w:t>
      </w:r>
      <w:r w:rsidRPr="00C52E41">
        <w:t>, w</w:t>
      </w:r>
      <w:r w:rsidR="00704245" w:rsidRPr="00C52E41">
        <w:t>hen floor manager finishe</w:t>
      </w:r>
      <w:r w:rsidR="00A5294D">
        <w:rPr>
          <w:rFonts w:eastAsiaTheme="minorEastAsia" w:hint="eastAsia"/>
          <w:lang w:eastAsia="zh-CN"/>
        </w:rPr>
        <w:t>s</w:t>
      </w:r>
      <w:r w:rsidR="00704245" w:rsidRPr="00C52E41">
        <w:t xml:space="preserve"> the routine inspection, he/she </w:t>
      </w:r>
      <w:r w:rsidR="009429AA">
        <w:t>will</w:t>
      </w:r>
      <w:r w:rsidR="009429AA" w:rsidRPr="00C52E41">
        <w:t xml:space="preserve"> </w:t>
      </w:r>
      <w:r w:rsidR="00704245" w:rsidRPr="00C52E41">
        <w:t xml:space="preserve">write a excel document for </w:t>
      </w:r>
      <w:r w:rsidR="009429AA">
        <w:t>problem</w:t>
      </w:r>
      <w:r w:rsidR="009429AA" w:rsidRPr="00C52E41">
        <w:t xml:space="preserve"> </w:t>
      </w:r>
      <w:r w:rsidR="00704245" w:rsidRPr="00C52E41">
        <w:t>machine.</w:t>
      </w:r>
      <w:r w:rsidR="00704245" w:rsidRPr="00C52E41">
        <w:rPr>
          <w:rFonts w:hint="eastAsia"/>
        </w:rPr>
        <w:t xml:space="preserve"> </w:t>
      </w:r>
      <w:r w:rsidRPr="00C52E41">
        <w:t>Second</w:t>
      </w:r>
      <w:r w:rsidR="00A5294D">
        <w:rPr>
          <w:rFonts w:eastAsiaTheme="minorEastAsia" w:hint="eastAsia"/>
          <w:lang w:eastAsia="zh-CN"/>
        </w:rPr>
        <w:t>ly</w:t>
      </w:r>
      <w:r w:rsidR="00704245" w:rsidRPr="00C52E41">
        <w:t xml:space="preserve">, floor manager also </w:t>
      </w:r>
      <w:r w:rsidR="009429AA">
        <w:t>will</w:t>
      </w:r>
      <w:r w:rsidR="009429AA" w:rsidRPr="00C52E41">
        <w:t xml:space="preserve"> </w:t>
      </w:r>
      <w:r w:rsidR="00704245" w:rsidRPr="00C52E41">
        <w:t xml:space="preserve">make a phone call </w:t>
      </w:r>
      <w:r w:rsidR="009429AA">
        <w:t>to</w:t>
      </w:r>
      <w:r w:rsidR="009429AA" w:rsidRPr="00C52E41">
        <w:t xml:space="preserve"> </w:t>
      </w:r>
      <w:r w:rsidR="00704245" w:rsidRPr="00C52E41">
        <w:t>the IT support.  Reporting some machine</w:t>
      </w:r>
      <w:r w:rsidR="009429AA">
        <w:t>s</w:t>
      </w:r>
      <w:r w:rsidR="00704245" w:rsidRPr="00C52E41">
        <w:t xml:space="preserve"> have problem</w:t>
      </w:r>
      <w:r w:rsidR="00704245" w:rsidRPr="00C52E41">
        <w:rPr>
          <w:rFonts w:hint="eastAsia"/>
        </w:rPr>
        <w:t>.</w:t>
      </w:r>
      <w:r w:rsidRPr="00C52E41">
        <w:t xml:space="preserve">  Third</w:t>
      </w:r>
      <w:r w:rsidR="00A5294D">
        <w:rPr>
          <w:rFonts w:eastAsiaTheme="minorEastAsia" w:hint="eastAsia"/>
          <w:lang w:eastAsia="zh-CN"/>
        </w:rPr>
        <w:t>ly</w:t>
      </w:r>
      <w:r w:rsidRPr="00C52E41">
        <w:t>, some big cooperation plan</w:t>
      </w:r>
      <w:r w:rsidR="00BA3C64">
        <w:rPr>
          <w:rFonts w:eastAsiaTheme="minorEastAsia" w:hint="eastAsia"/>
          <w:lang w:eastAsia="zh-CN"/>
        </w:rPr>
        <w:t>s</w:t>
      </w:r>
      <w:r w:rsidRPr="00C52E41">
        <w:t xml:space="preserve"> also will be created </w:t>
      </w:r>
      <w:r w:rsidR="007E1CEA">
        <w:rPr>
          <w:rFonts w:eastAsiaTheme="minorEastAsia" w:hint="eastAsia"/>
          <w:lang w:eastAsia="zh-CN"/>
        </w:rPr>
        <w:t>by manager i</w:t>
      </w:r>
      <w:r w:rsidR="009D6451">
        <w:rPr>
          <w:rFonts w:eastAsiaTheme="minorEastAsia" w:hint="eastAsia"/>
          <w:lang w:eastAsia="zh-CN"/>
        </w:rPr>
        <w:t xml:space="preserve">n </w:t>
      </w:r>
      <w:r w:rsidR="00B42164">
        <w:rPr>
          <w:rFonts w:eastAsiaTheme="minorEastAsia" w:hint="eastAsia"/>
          <w:lang w:eastAsia="zh-CN"/>
        </w:rPr>
        <w:t>LT Game</w:t>
      </w:r>
      <w:r w:rsidR="007E1CEA">
        <w:rPr>
          <w:rFonts w:eastAsiaTheme="minorEastAsia" w:hint="eastAsia"/>
          <w:lang w:eastAsia="zh-CN"/>
        </w:rPr>
        <w:t xml:space="preserve"> </w:t>
      </w:r>
      <w:r w:rsidRPr="00C52E41">
        <w:t>in the system.</w:t>
      </w:r>
    </w:p>
    <w:p w14:paraId="7E38174F" w14:textId="77777777" w:rsidR="00A80014" w:rsidRDefault="00704245" w:rsidP="009D6451">
      <w:pPr>
        <w:pStyle w:val="4"/>
        <w:jc w:val="both"/>
        <w:rPr>
          <w:color w:val="auto"/>
        </w:rPr>
      </w:pPr>
      <w:r w:rsidRPr="00C52E41">
        <w:rPr>
          <w:rFonts w:hint="eastAsia"/>
          <w:color w:val="auto"/>
        </w:rPr>
        <w:t>Normal</w:t>
      </w:r>
    </w:p>
    <w:p w14:paraId="48E335DF" w14:textId="77777777" w:rsidR="00A80014" w:rsidRDefault="00BA3C64" w:rsidP="009D6451">
      <w:pPr>
        <w:jc w:val="both"/>
      </w:pPr>
      <w:r>
        <w:rPr>
          <w:rFonts w:eastAsiaTheme="minorEastAsia"/>
          <w:lang w:eastAsia="zh-CN"/>
        </w:rPr>
        <w:t>O</w:t>
      </w:r>
      <w:r>
        <w:rPr>
          <w:rFonts w:eastAsiaTheme="minorEastAsia" w:hint="eastAsia"/>
          <w:lang w:eastAsia="zh-CN"/>
        </w:rPr>
        <w:t>n the one hand, e</w:t>
      </w:r>
      <w:r w:rsidR="00704245" w:rsidRPr="00C52E41">
        <w:rPr>
          <w:rFonts w:hint="eastAsia"/>
        </w:rPr>
        <w:t xml:space="preserve">very </w:t>
      </w:r>
      <w:r w:rsidR="00704245" w:rsidRPr="00C52E41">
        <w:t>afternoon</w:t>
      </w:r>
      <w:r w:rsidR="00A768A8">
        <w:rPr>
          <w:rFonts w:asciiTheme="minorEastAsia" w:eastAsiaTheme="minorEastAsia" w:hAnsiTheme="minorEastAsia" w:hint="eastAsia"/>
          <w:lang w:eastAsia="zh-CN"/>
        </w:rPr>
        <w:t xml:space="preserve"> </w:t>
      </w:r>
      <w:r w:rsidR="00704245" w:rsidRPr="00C52E41">
        <w:t>when</w:t>
      </w:r>
      <w:r>
        <w:rPr>
          <w:rFonts w:eastAsiaTheme="minorEastAsia" w:hint="eastAsia"/>
          <w:lang w:eastAsia="zh-CN"/>
        </w:rPr>
        <w:t xml:space="preserve"> operator</w:t>
      </w:r>
      <w:r w:rsidR="00704245" w:rsidRPr="00C52E41">
        <w:t xml:space="preserve"> receive</w:t>
      </w:r>
      <w:r>
        <w:rPr>
          <w:rFonts w:eastAsiaTheme="minorEastAsia" w:hint="eastAsia"/>
          <w:lang w:eastAsia="zh-CN"/>
        </w:rPr>
        <w:t>s</w:t>
      </w:r>
      <w:r w:rsidR="00704245" w:rsidRPr="00C52E41">
        <w:t xml:space="preserve"> </w:t>
      </w:r>
      <w:r w:rsidR="003F523C" w:rsidRPr="00C52E41">
        <w:t>the routine inspection report</w:t>
      </w:r>
      <w:r>
        <w:rPr>
          <w:rFonts w:eastAsiaTheme="minorEastAsia" w:hint="eastAsia"/>
          <w:lang w:eastAsia="zh-CN"/>
        </w:rPr>
        <w:t>, he/</w:t>
      </w:r>
      <w:r w:rsidR="00FC404C">
        <w:rPr>
          <w:rFonts w:eastAsiaTheme="minorEastAsia"/>
          <w:lang w:eastAsia="zh-CN"/>
        </w:rPr>
        <w:t>she</w:t>
      </w:r>
      <w:r w:rsidR="00FC404C" w:rsidRPr="00C52E41">
        <w:t xml:space="preserve"> will</w:t>
      </w:r>
      <w:r w:rsidR="003F523C" w:rsidRPr="00C52E41">
        <w:t xml:space="preserve"> entry the </w:t>
      </w:r>
      <w:r w:rsidR="009429AA">
        <w:t>problem</w:t>
      </w:r>
      <w:r w:rsidR="009429AA" w:rsidRPr="00C52E41">
        <w:t xml:space="preserve"> </w:t>
      </w:r>
      <w:r w:rsidR="003F523C" w:rsidRPr="00C52E41">
        <w:t>machine case in</w:t>
      </w:r>
      <w:r w:rsidR="00250136" w:rsidRPr="00C52E41">
        <w:t>to the system</w:t>
      </w:r>
      <w:r w:rsidR="007D3CAF">
        <w:t xml:space="preserve"> and </w:t>
      </w:r>
      <w:r>
        <w:rPr>
          <w:rFonts w:eastAsiaTheme="minorEastAsia" w:hint="eastAsia"/>
          <w:lang w:eastAsia="zh-CN"/>
        </w:rPr>
        <w:t>inform</w:t>
      </w:r>
      <w:r w:rsidR="007D3CAF">
        <w:t xml:space="preserve"> assistant technician manager</w:t>
      </w:r>
      <w:r w:rsidR="00250136" w:rsidRPr="00C52E41">
        <w:t xml:space="preserve">.  In addition, he/she </w:t>
      </w:r>
      <w:r>
        <w:rPr>
          <w:rFonts w:eastAsiaTheme="minorEastAsia" w:hint="eastAsia"/>
          <w:lang w:eastAsia="zh-CN"/>
        </w:rPr>
        <w:t>checks</w:t>
      </w:r>
      <w:r w:rsidR="00250136" w:rsidRPr="00C52E41">
        <w:t xml:space="preserve"> the case</w:t>
      </w:r>
      <w:r>
        <w:rPr>
          <w:rFonts w:eastAsiaTheme="minorEastAsia" w:hint="eastAsia"/>
          <w:lang w:eastAsia="zh-CN"/>
        </w:rPr>
        <w:t>s</w:t>
      </w:r>
      <w:r w:rsidR="00250136" w:rsidRPr="00C52E41">
        <w:t xml:space="preserve"> </w:t>
      </w:r>
      <w:r>
        <w:rPr>
          <w:rFonts w:eastAsiaTheme="minorEastAsia" w:hint="eastAsia"/>
          <w:lang w:eastAsia="zh-CN"/>
        </w:rPr>
        <w:t xml:space="preserve">already </w:t>
      </w:r>
      <w:r w:rsidR="00250136" w:rsidRPr="00C52E41">
        <w:t xml:space="preserve">in </w:t>
      </w:r>
      <w:r w:rsidR="009429AA">
        <w:t xml:space="preserve">both </w:t>
      </w:r>
      <w:r w:rsidR="00250136" w:rsidRPr="00C52E41">
        <w:t xml:space="preserve">the system and the routine inspection </w:t>
      </w:r>
      <w:r w:rsidR="00C52E41" w:rsidRPr="00C52E41">
        <w:t>report</w:t>
      </w:r>
      <w:r w:rsidR="00097DC1" w:rsidRPr="00C52E41">
        <w:t xml:space="preserve">.  </w:t>
      </w:r>
      <w:r w:rsidR="009D6451">
        <w:rPr>
          <w:rFonts w:eastAsiaTheme="minorEastAsia"/>
          <w:lang w:eastAsia="zh-CN"/>
        </w:rPr>
        <w:t xml:space="preserve">Operator will check </w:t>
      </w:r>
      <w:r w:rsidR="00097DC1" w:rsidRPr="00C52E41">
        <w:t xml:space="preserve">the </w:t>
      </w:r>
      <w:r>
        <w:rPr>
          <w:rFonts w:eastAsiaTheme="minorEastAsia" w:hint="eastAsia"/>
          <w:lang w:eastAsia="zh-CN"/>
        </w:rPr>
        <w:t>corresponding</w:t>
      </w:r>
      <w:r w:rsidR="00097DC1" w:rsidRPr="00C52E41">
        <w:t xml:space="preserve"> machine </w:t>
      </w:r>
      <w:r w:rsidR="0068184D" w:rsidRPr="00C52E41">
        <w:t>ha</w:t>
      </w:r>
      <w:r>
        <w:rPr>
          <w:rFonts w:eastAsiaTheme="minorEastAsia" w:hint="eastAsia"/>
          <w:lang w:eastAsia="zh-CN"/>
        </w:rPr>
        <w:t>s</w:t>
      </w:r>
      <w:r w:rsidR="0068184D" w:rsidRPr="00C52E41">
        <w:t xml:space="preserve"> been maintained or not</w:t>
      </w:r>
      <w:r w:rsidR="00FC404C">
        <w:t xml:space="preserve"> on the basis of a maintenance form</w:t>
      </w:r>
      <w:r w:rsidR="0068184D" w:rsidRPr="00C52E41">
        <w:t>.  If the</w:t>
      </w:r>
      <w:r w:rsidR="009D6451">
        <w:t xml:space="preserve"> </w:t>
      </w:r>
      <w:r>
        <w:rPr>
          <w:rFonts w:eastAsiaTheme="minorEastAsia" w:hint="eastAsia"/>
          <w:lang w:eastAsia="zh-CN"/>
        </w:rPr>
        <w:t>case</w:t>
      </w:r>
      <w:r w:rsidR="0068184D" w:rsidRPr="00C52E41">
        <w:t xml:space="preserve"> was completed, the status of case will be changed to close.  </w:t>
      </w:r>
      <w:r w:rsidR="00C52E41" w:rsidRPr="00C52E41">
        <w:t>On the other hands, the big case will be updated when it has new resolution.</w:t>
      </w:r>
    </w:p>
    <w:p w14:paraId="4F9695BC" w14:textId="77777777" w:rsidR="00FC404C" w:rsidRDefault="00C52E41" w:rsidP="00FC404C">
      <w:pPr>
        <w:pStyle w:val="4"/>
        <w:rPr>
          <w:color w:val="auto"/>
        </w:rPr>
      </w:pPr>
      <w:r w:rsidRPr="00C52E41">
        <w:rPr>
          <w:color w:val="auto"/>
        </w:rPr>
        <w:t>W</w:t>
      </w:r>
      <w:r w:rsidRPr="00C52E41">
        <w:rPr>
          <w:rFonts w:hint="eastAsia"/>
          <w:color w:val="auto"/>
        </w:rPr>
        <w:t>hat can go wrong</w:t>
      </w:r>
    </w:p>
    <w:p w14:paraId="5EFB3273" w14:textId="77777777" w:rsidR="00FC404C" w:rsidRPr="00FC404C" w:rsidRDefault="00FC404C" w:rsidP="00FC404C">
      <w:r>
        <w:t>When operator receives a maintenance form, he/she will update the status of corresponding case in the system.  Unfortunately, he/she can’t search the corresponding machine have been created before.  So the case will lose tracking.</w:t>
      </w:r>
    </w:p>
    <w:p w14:paraId="65CB47DB" w14:textId="77777777" w:rsidR="00A80014" w:rsidRDefault="007D3CAF" w:rsidP="00FC404C">
      <w:pPr>
        <w:pStyle w:val="4"/>
        <w:jc w:val="both"/>
        <w:rPr>
          <w:color w:val="auto"/>
        </w:rPr>
      </w:pPr>
      <w:r w:rsidRPr="007D3CAF">
        <w:rPr>
          <w:rFonts w:hint="eastAsia"/>
          <w:color w:val="auto"/>
        </w:rPr>
        <w:t xml:space="preserve">Other </w:t>
      </w:r>
      <w:r w:rsidR="002772B5" w:rsidRPr="007D3CAF">
        <w:rPr>
          <w:color w:val="auto"/>
        </w:rPr>
        <w:t>activ</w:t>
      </w:r>
      <w:r w:rsidR="002772B5">
        <w:rPr>
          <w:rFonts w:hint="eastAsia"/>
          <w:color w:val="auto"/>
          <w:lang w:eastAsia="zh-CN"/>
        </w:rPr>
        <w:t>ity</w:t>
      </w:r>
    </w:p>
    <w:p w14:paraId="429093D8" w14:textId="77777777" w:rsidR="00A80014" w:rsidRDefault="007D3CAF" w:rsidP="00FC404C">
      <w:pPr>
        <w:jc w:val="both"/>
        <w:rPr>
          <w:rFonts w:eastAsiaTheme="minorEastAsia"/>
          <w:lang w:eastAsia="zh-CN"/>
          <w:rPrChange w:id="24" w:author="Jyun Asakura" w:date="2014-10-13T01:34:00Z">
            <w:rPr/>
          </w:rPrChange>
        </w:rPr>
      </w:pPr>
      <w:r>
        <w:t>E</w:t>
      </w:r>
      <w:r>
        <w:rPr>
          <w:rFonts w:hint="eastAsia"/>
        </w:rPr>
        <w:t xml:space="preserve">veryone </w:t>
      </w:r>
      <w:r w:rsidR="00BA3C64">
        <w:rPr>
          <w:rFonts w:eastAsiaTheme="minorEastAsia" w:hint="eastAsia"/>
          <w:lang w:eastAsia="zh-CN"/>
        </w:rPr>
        <w:t>who</w:t>
      </w:r>
      <w:r w:rsidR="00BA3C64">
        <w:rPr>
          <w:rFonts w:hint="eastAsia"/>
        </w:rPr>
        <w:t xml:space="preserve"> </w:t>
      </w:r>
      <w:r w:rsidR="00BA3C64">
        <w:rPr>
          <w:rFonts w:eastAsiaTheme="minorEastAsia" w:hint="eastAsia"/>
          <w:lang w:eastAsia="zh-CN"/>
        </w:rPr>
        <w:t xml:space="preserve">has </w:t>
      </w:r>
      <w:r w:rsidR="00BA3C64">
        <w:rPr>
          <w:rFonts w:hint="eastAsia"/>
        </w:rPr>
        <w:t>been register before</w:t>
      </w:r>
      <w:r w:rsidR="00BA3C64">
        <w:rPr>
          <w:rFonts w:eastAsiaTheme="minorEastAsia" w:hint="eastAsia"/>
          <w:lang w:eastAsia="zh-CN"/>
        </w:rPr>
        <w:t xml:space="preserve"> </w:t>
      </w:r>
      <w:r w:rsidR="00FC404C">
        <w:rPr>
          <w:rFonts w:hint="eastAsia"/>
        </w:rPr>
        <w:t>can edit the case</w:t>
      </w:r>
      <w:r>
        <w:rPr>
          <w:rFonts w:hint="eastAsia"/>
        </w:rPr>
        <w:t xml:space="preserve">. </w:t>
      </w:r>
      <w:r>
        <w:t xml:space="preserve"> </w:t>
      </w:r>
      <w:r w:rsidR="00FC404C">
        <w:t>When someone change the case status or assigned,</w:t>
      </w:r>
      <w:r w:rsidR="003E7E16" w:rsidRPr="00FC404C">
        <w:rPr>
          <w:highlight w:val="yellow"/>
        </w:rPr>
        <w:t xml:space="preserve"> the system will create</w:t>
      </w:r>
      <w:r w:rsidR="00622D86">
        <w:rPr>
          <w:rFonts w:eastAsia="ＭＳ 明朝" w:hint="eastAsia"/>
          <w:highlight w:val="yellow"/>
          <w:lang w:eastAsia="ja-JP"/>
        </w:rPr>
        <w:t xml:space="preserve"> a log for</w:t>
      </w:r>
      <w:r w:rsidR="00FC404C">
        <w:rPr>
          <w:highlight w:val="yellow"/>
        </w:rPr>
        <w:t xml:space="preserve"> those</w:t>
      </w:r>
      <w:r w:rsidR="003E7E16" w:rsidRPr="00FC404C">
        <w:rPr>
          <w:highlight w:val="yellow"/>
        </w:rPr>
        <w:t xml:space="preserve"> change</w:t>
      </w:r>
      <w:r w:rsidR="00FC404C">
        <w:rPr>
          <w:highlight w:val="yellow"/>
        </w:rPr>
        <w:t>s</w:t>
      </w:r>
      <w:r w:rsidR="003E7E16" w:rsidRPr="00FC404C">
        <w:rPr>
          <w:highlight w:val="yellow"/>
        </w:rPr>
        <w:t>.</w:t>
      </w:r>
    </w:p>
    <w:p w14:paraId="3F84A5E7" w14:textId="77777777" w:rsidR="00A80014" w:rsidRDefault="007D3CAF" w:rsidP="00FC404C">
      <w:pPr>
        <w:pStyle w:val="4"/>
        <w:jc w:val="both"/>
        <w:rPr>
          <w:color w:val="auto"/>
        </w:rPr>
      </w:pPr>
      <w:r w:rsidRPr="00DD5CA1">
        <w:rPr>
          <w:rFonts w:hint="eastAsia"/>
          <w:color w:val="auto"/>
        </w:rPr>
        <w:t>System state on completion</w:t>
      </w:r>
    </w:p>
    <w:p w14:paraId="5EDD5FFD" w14:textId="77777777" w:rsidR="00A80014" w:rsidRDefault="007D3CAF" w:rsidP="00FC404C">
      <w:pPr>
        <w:jc w:val="both"/>
      </w:pPr>
      <w:r w:rsidRPr="00DD5CA1">
        <w:rPr>
          <w:rFonts w:hint="eastAsia"/>
        </w:rPr>
        <w:t>The case record is</w:t>
      </w:r>
      <w:r w:rsidR="00266EA8" w:rsidRPr="00DD5CA1">
        <w:rPr>
          <w:rFonts w:hint="eastAsia"/>
        </w:rPr>
        <w:t xml:space="preserve"> entered in the database </w:t>
      </w:r>
      <w:r w:rsidR="00266EA8" w:rsidRPr="00DD5CA1">
        <w:rPr>
          <w:rFonts w:hint="eastAsia"/>
          <w:lang w:eastAsia="zh-TW"/>
        </w:rPr>
        <w:t>a</w:t>
      </w:r>
      <w:r w:rsidR="00266EA8" w:rsidRPr="00DD5CA1">
        <w:rPr>
          <w:lang w:eastAsia="zh-TW"/>
        </w:rPr>
        <w:t>nd</w:t>
      </w:r>
      <w:r w:rsidRPr="00DD5CA1">
        <w:rPr>
          <w:rFonts w:hint="eastAsia"/>
        </w:rPr>
        <w:t xml:space="preserve"> is added to the system log showing the create time with </w:t>
      </w:r>
      <w:r w:rsidRPr="00DD5CA1">
        <w:t>creator</w:t>
      </w:r>
      <w:r w:rsidRPr="00DD5CA1">
        <w:rPr>
          <w:rFonts w:hint="eastAsia"/>
        </w:rPr>
        <w:t xml:space="preserve"> </w:t>
      </w:r>
      <w:r w:rsidRPr="00DD5CA1">
        <w:t xml:space="preserve">in the home page. </w:t>
      </w:r>
    </w:p>
    <w:p w14:paraId="6DB85B47" w14:textId="77777777" w:rsidR="00DD5CA1" w:rsidRDefault="00DD5CA1" w:rsidP="000E7AE4"/>
    <w:p w14:paraId="5492A1FC" w14:textId="77777777" w:rsidR="00B72EFC" w:rsidRPr="00DD5CA1" w:rsidRDefault="00B72EFC" w:rsidP="00B72EFC">
      <w:pPr>
        <w:pStyle w:val="3"/>
      </w:pPr>
      <w:bookmarkStart w:id="25" w:name="_Toc402351172"/>
      <w:r>
        <w:t>Finding Problem</w:t>
      </w:r>
      <w:bookmarkEnd w:id="25"/>
    </w:p>
    <w:p w14:paraId="185D2FAB" w14:textId="77777777" w:rsidR="00992642" w:rsidRPr="00877709" w:rsidRDefault="007049B1" w:rsidP="00244DDD">
      <w:pPr>
        <w:jc w:val="both"/>
        <w:rPr>
          <w:rFonts w:eastAsiaTheme="minorEastAsia"/>
          <w:lang w:eastAsia="zh-CN"/>
          <w:rPrChange w:id="26" w:author="chenwanping" w:date="2014-10-12T12:17:00Z">
            <w:rPr/>
          </w:rPrChange>
        </w:rPr>
      </w:pPr>
      <w:r w:rsidRPr="00DD5CA1">
        <w:t>After using SugarCRM, some technical problem</w:t>
      </w:r>
      <w:r w:rsidR="00BA3C64">
        <w:rPr>
          <w:rFonts w:eastAsiaTheme="minorEastAsia" w:hint="eastAsia"/>
          <w:lang w:eastAsia="zh-CN"/>
        </w:rPr>
        <w:t>s can be found in the system</w:t>
      </w:r>
      <w:r w:rsidR="00DD5CA1" w:rsidRPr="00DD5CA1">
        <w:t xml:space="preserve">.  </w:t>
      </w:r>
      <w:r w:rsidR="00877709">
        <w:rPr>
          <w:rFonts w:eastAsiaTheme="minorEastAsia" w:hint="eastAsia"/>
          <w:lang w:eastAsia="zh-CN"/>
        </w:rPr>
        <w:t xml:space="preserve"> If the technical problems were solved</w:t>
      </w:r>
      <w:r w:rsidR="00F52381">
        <w:rPr>
          <w:rFonts w:eastAsiaTheme="minorEastAsia" w:hint="eastAsia"/>
          <w:lang w:eastAsia="zh-CN"/>
        </w:rPr>
        <w:t>,</w:t>
      </w:r>
      <w:r w:rsidR="00F52381">
        <w:rPr>
          <w:rFonts w:eastAsiaTheme="minorEastAsia"/>
          <w:lang w:eastAsia="zh-CN"/>
        </w:rPr>
        <w:t xml:space="preserve"> it can be more efficiency.</w:t>
      </w:r>
      <w:r w:rsidR="00E017D3">
        <w:rPr>
          <w:rStyle w:val="ae"/>
        </w:rPr>
        <w:commentReference w:id="27"/>
      </w:r>
      <w:ins w:id="28" w:author="chenwanping" w:date="2014-10-12T12:18:00Z">
        <w:r w:rsidR="00877709">
          <w:rPr>
            <w:rFonts w:eastAsiaTheme="minorEastAsia" w:hint="eastAsia"/>
            <w:lang w:eastAsia="zh-CN"/>
          </w:rPr>
          <w:t xml:space="preserve"> </w:t>
        </w:r>
      </w:ins>
    </w:p>
    <w:p w14:paraId="49FA74E8" w14:textId="77777777" w:rsidR="00992642" w:rsidRPr="00B72EFC" w:rsidRDefault="00992642" w:rsidP="00B72EFC">
      <w:pPr>
        <w:pStyle w:val="4"/>
        <w:rPr>
          <w:color w:val="000000" w:themeColor="text1"/>
        </w:rPr>
      </w:pPr>
      <w:r w:rsidRPr="00B72EFC">
        <w:rPr>
          <w:color w:val="000000" w:themeColor="text1"/>
        </w:rPr>
        <w:t>Search engine</w:t>
      </w:r>
    </w:p>
    <w:p w14:paraId="2863D48E" w14:textId="77777777" w:rsidR="00992642" w:rsidRPr="008A5F56" w:rsidRDefault="00992642" w:rsidP="007049B1">
      <w:pPr>
        <w:jc w:val="both"/>
        <w:rPr>
          <w:rFonts w:eastAsiaTheme="minorEastAsia"/>
          <w:lang w:eastAsia="zh-CN"/>
          <w:rPrChange w:id="29" w:author="chenwanping" w:date="2014-10-12T13:58:00Z">
            <w:rPr/>
          </w:rPrChange>
        </w:rPr>
      </w:pPr>
      <w:r w:rsidRPr="00DD5CA1">
        <w:t xml:space="preserve">The search engine </w:t>
      </w:r>
      <w:r w:rsidR="008A5F56">
        <w:rPr>
          <w:rFonts w:eastAsiaTheme="minorEastAsia" w:hint="eastAsia"/>
          <w:lang w:eastAsia="zh-CN"/>
        </w:rPr>
        <w:t>only works when</w:t>
      </w:r>
      <w:r w:rsidRPr="00DD5CA1">
        <w:t xml:space="preserve"> search the first letter or word.  If </w:t>
      </w:r>
      <w:r w:rsidR="00F733E5" w:rsidRPr="00DD5CA1">
        <w:t>user</w:t>
      </w:r>
      <w:r w:rsidRPr="00DD5CA1">
        <w:t xml:space="preserve"> want</w:t>
      </w:r>
      <w:r w:rsidR="00F733E5" w:rsidRPr="00DD5CA1">
        <w:t>s</w:t>
      </w:r>
      <w:r w:rsidRPr="00DD5CA1">
        <w:t xml:space="preserve"> to search the key word in </w:t>
      </w:r>
      <w:r w:rsidR="002A32DF" w:rsidRPr="00DD5CA1">
        <w:t>a</w:t>
      </w:r>
      <w:r w:rsidR="00B72EFC">
        <w:t xml:space="preserve"> subject, i</w:t>
      </w:r>
      <w:r w:rsidRPr="00DD5CA1">
        <w:t>t can’t be work.</w:t>
      </w:r>
      <w:r w:rsidR="008A5F56">
        <w:rPr>
          <w:rFonts w:eastAsiaTheme="minorEastAsia" w:hint="eastAsia"/>
          <w:lang w:eastAsia="zh-CN"/>
        </w:rPr>
        <w:t xml:space="preserve"> For example, the search engine would work if </w:t>
      </w:r>
      <w:r w:rsidR="008A5F56">
        <w:rPr>
          <w:rFonts w:eastAsiaTheme="minorEastAsia"/>
          <w:lang w:eastAsia="zh-CN"/>
        </w:rPr>
        <w:t>“</w:t>
      </w:r>
      <w:r w:rsidR="008A5F56">
        <w:rPr>
          <w:rFonts w:eastAsiaTheme="minorEastAsia" w:hint="eastAsia"/>
          <w:lang w:eastAsia="zh-CN"/>
        </w:rPr>
        <w:t>specific lottery machine</w:t>
      </w:r>
      <w:r w:rsidR="008A5F56">
        <w:rPr>
          <w:rFonts w:eastAsiaTheme="minorEastAsia"/>
          <w:lang w:eastAsia="zh-CN"/>
        </w:rPr>
        <w:t>”</w:t>
      </w:r>
      <w:r w:rsidR="008A5F56">
        <w:rPr>
          <w:rFonts w:eastAsiaTheme="minorEastAsia" w:hint="eastAsia"/>
          <w:lang w:eastAsia="zh-CN"/>
        </w:rPr>
        <w:t xml:space="preserve"> is searched, but if the key word is </w:t>
      </w:r>
      <w:r w:rsidR="008A5F56">
        <w:rPr>
          <w:rFonts w:eastAsiaTheme="minorEastAsia"/>
          <w:lang w:eastAsia="zh-CN"/>
        </w:rPr>
        <w:t>“</w:t>
      </w:r>
      <w:r w:rsidR="008A5F56">
        <w:rPr>
          <w:rFonts w:eastAsiaTheme="minorEastAsia" w:hint="eastAsia"/>
          <w:lang w:eastAsia="zh-CN"/>
        </w:rPr>
        <w:t>lottery machine</w:t>
      </w:r>
      <w:r w:rsidR="008A5F56">
        <w:rPr>
          <w:rFonts w:eastAsiaTheme="minorEastAsia"/>
          <w:lang w:eastAsia="zh-CN"/>
        </w:rPr>
        <w:t>”</w:t>
      </w:r>
      <w:r w:rsidR="008A5F56">
        <w:rPr>
          <w:rFonts w:eastAsiaTheme="minorEastAsia" w:hint="eastAsia"/>
          <w:lang w:eastAsia="zh-CN"/>
        </w:rPr>
        <w:t>, then the search engine would not work.</w:t>
      </w:r>
    </w:p>
    <w:p w14:paraId="18DE111F" w14:textId="77777777" w:rsidR="00992642" w:rsidRPr="00DD5CA1" w:rsidRDefault="00C70397" w:rsidP="007049B1">
      <w:pPr>
        <w:jc w:val="both"/>
      </w:pPr>
      <w:r w:rsidRPr="00C70397">
        <w:rPr>
          <w:highlight w:val="yellow"/>
          <w:rPrChange w:id="30" w:author="chenwanping" w:date="2014-10-12T14:01:00Z">
            <w:rPr/>
          </w:rPrChange>
        </w:rPr>
        <w:t xml:space="preserve">Sometime </w:t>
      </w:r>
      <w:r w:rsidR="00F52381">
        <w:rPr>
          <w:highlight w:val="yellow"/>
        </w:rPr>
        <w:t>users</w:t>
      </w:r>
      <w:commentRangeStart w:id="31"/>
      <w:r w:rsidRPr="00C70397">
        <w:rPr>
          <w:highlight w:val="yellow"/>
          <w:rPrChange w:id="32" w:author="chenwanping" w:date="2014-10-12T14:01:00Z">
            <w:rPr/>
          </w:rPrChange>
        </w:rPr>
        <w:t xml:space="preserve"> </w:t>
      </w:r>
      <w:commentRangeEnd w:id="31"/>
      <w:r w:rsidR="00E017D3">
        <w:rPr>
          <w:rStyle w:val="ae"/>
        </w:rPr>
        <w:commentReference w:id="31"/>
      </w:r>
      <w:r w:rsidR="003E7E16" w:rsidRPr="00F52381">
        <w:rPr>
          <w:highlight w:val="yellow"/>
        </w:rPr>
        <w:t xml:space="preserve">may want to find the machine for same special reason.  When typing the key word such as hand pay, the system can’t find any result.  Because of the subject name </w:t>
      </w:r>
      <w:r w:rsidR="00E017D3">
        <w:rPr>
          <w:highlight w:val="yellow"/>
        </w:rPr>
        <w:t xml:space="preserve">is </w:t>
      </w:r>
      <w:r w:rsidR="003E7E16" w:rsidRPr="00F52381">
        <w:rPr>
          <w:highlight w:val="yellow"/>
        </w:rPr>
        <w:t>always name</w:t>
      </w:r>
      <w:r w:rsidR="00E017D3">
        <w:rPr>
          <w:highlight w:val="yellow"/>
        </w:rPr>
        <w:t>d</w:t>
      </w:r>
      <w:r w:rsidR="003E7E16" w:rsidRPr="00F52381">
        <w:rPr>
          <w:highlight w:val="yellow"/>
        </w:rPr>
        <w:t xml:space="preserve"> by machine number first.</w:t>
      </w:r>
    </w:p>
    <w:p w14:paraId="1A439B52" w14:textId="77777777" w:rsidR="00992642" w:rsidRPr="00DD5CA1" w:rsidRDefault="00992642" w:rsidP="007049B1">
      <w:pPr>
        <w:pStyle w:val="4"/>
        <w:rPr>
          <w:color w:val="auto"/>
        </w:rPr>
      </w:pPr>
      <w:r w:rsidRPr="00DD5CA1">
        <w:rPr>
          <w:color w:val="auto"/>
        </w:rPr>
        <w:t>Interface</w:t>
      </w:r>
    </w:p>
    <w:p w14:paraId="2EAA5016" w14:textId="77777777" w:rsidR="00992642" w:rsidRPr="00DD5CA1" w:rsidRDefault="00F52381" w:rsidP="007049B1">
      <w:pPr>
        <w:jc w:val="both"/>
      </w:pPr>
      <w:r>
        <w:t>SugarCRM</w:t>
      </w:r>
      <w:commentRangeStart w:id="33"/>
      <w:r w:rsidR="00E017D3">
        <w:rPr>
          <w:rStyle w:val="ae"/>
        </w:rPr>
        <w:commentReference w:id="34"/>
      </w:r>
      <w:r w:rsidR="00992642" w:rsidRPr="00DD5CA1">
        <w:t xml:space="preserve"> provides</w:t>
      </w:r>
      <w:r w:rsidR="008A5F56">
        <w:rPr>
          <w:rFonts w:eastAsiaTheme="minorEastAsia" w:hint="eastAsia"/>
          <w:lang w:eastAsia="zh-CN"/>
        </w:rPr>
        <w:t xml:space="preserve"> to</w:t>
      </w:r>
      <w:r w:rsidR="00992642" w:rsidRPr="00DD5CA1">
        <w:t xml:space="preserve"> different department to use.  But each account can see the same function in the interface.</w:t>
      </w:r>
      <w:r>
        <w:t xml:space="preserve">  For example, marketing department staff just want to know about analyzing of a tournament.  But the system will show all the data to her/him within all cases (problem machines).</w:t>
      </w:r>
      <w:r w:rsidR="00992642" w:rsidRPr="00DD5CA1">
        <w:t xml:space="preserve">  </w:t>
      </w:r>
      <w:commentRangeEnd w:id="33"/>
      <w:r w:rsidR="00EF0581">
        <w:rPr>
          <w:rStyle w:val="ae"/>
        </w:rPr>
        <w:commentReference w:id="33"/>
      </w:r>
    </w:p>
    <w:p w14:paraId="56CF37C7" w14:textId="77777777" w:rsidR="004C6092" w:rsidRPr="00DD5CA1" w:rsidRDefault="00802F1B" w:rsidP="007049B1">
      <w:pPr>
        <w:jc w:val="both"/>
      </w:pPr>
      <w:r>
        <w:rPr>
          <w:rFonts w:eastAsiaTheme="minorEastAsia" w:hint="eastAsia"/>
          <w:lang w:eastAsia="zh-CN"/>
        </w:rPr>
        <w:t xml:space="preserve">Different kind of user should use different functions in the system, so the interface of system they see should be different. However, in the origin system when </w:t>
      </w:r>
      <w:r>
        <w:rPr>
          <w:rFonts w:eastAsiaTheme="minorEastAsia"/>
          <w:lang w:eastAsia="zh-CN"/>
        </w:rPr>
        <w:t>different</w:t>
      </w:r>
      <w:r>
        <w:rPr>
          <w:rFonts w:eastAsiaTheme="minorEastAsia" w:hint="eastAsia"/>
          <w:lang w:eastAsia="zh-CN"/>
        </w:rPr>
        <w:t xml:space="preserve"> kind of users login,</w:t>
      </w:r>
      <w:r w:rsidR="00A82C29" w:rsidRPr="00DD5CA1">
        <w:t xml:space="preserve"> </w:t>
      </w:r>
      <w:r>
        <w:rPr>
          <w:rFonts w:eastAsiaTheme="minorEastAsia" w:hint="eastAsia"/>
          <w:lang w:eastAsia="zh-CN"/>
        </w:rPr>
        <w:t>t</w:t>
      </w:r>
      <w:r w:rsidR="00A82C29" w:rsidRPr="00DD5CA1">
        <w:t>he system</w:t>
      </w:r>
      <w:r>
        <w:rPr>
          <w:rFonts w:eastAsiaTheme="minorEastAsia" w:hint="eastAsia"/>
          <w:lang w:eastAsia="zh-CN"/>
        </w:rPr>
        <w:t xml:space="preserve"> </w:t>
      </w:r>
      <w:r w:rsidR="00A82C29" w:rsidRPr="00DD5CA1">
        <w:t>show</w:t>
      </w:r>
      <w:r>
        <w:rPr>
          <w:rFonts w:eastAsiaTheme="minorEastAsia" w:hint="eastAsia"/>
          <w:lang w:eastAsia="zh-CN"/>
        </w:rPr>
        <w:t>s</w:t>
      </w:r>
      <w:r w:rsidR="00A82C29" w:rsidRPr="00DD5CA1">
        <w:t xml:space="preserve"> the same </w:t>
      </w:r>
      <w:r>
        <w:rPr>
          <w:rFonts w:eastAsiaTheme="minorEastAsia" w:hint="eastAsia"/>
          <w:lang w:eastAsia="zh-CN"/>
        </w:rPr>
        <w:t>interface</w:t>
      </w:r>
      <w:r w:rsidR="00A82C29" w:rsidRPr="00DD5CA1">
        <w:t>.</w:t>
      </w:r>
    </w:p>
    <w:p w14:paraId="669BBAB0" w14:textId="77777777" w:rsidR="00992642" w:rsidRPr="00DD5CA1" w:rsidRDefault="00992642" w:rsidP="007049B1">
      <w:pPr>
        <w:pStyle w:val="4"/>
        <w:rPr>
          <w:color w:val="auto"/>
        </w:rPr>
      </w:pPr>
      <w:r w:rsidRPr="00DD5CA1">
        <w:rPr>
          <w:color w:val="auto"/>
        </w:rPr>
        <w:t>Import/export</w:t>
      </w:r>
    </w:p>
    <w:p w14:paraId="7F55D344" w14:textId="77777777" w:rsidR="00992642" w:rsidRDefault="00992642" w:rsidP="007049B1">
      <w:pPr>
        <w:jc w:val="both"/>
        <w:rPr>
          <w:rFonts w:eastAsiaTheme="minorEastAsia"/>
          <w:lang w:eastAsia="zh-CN"/>
        </w:rPr>
      </w:pPr>
      <w:r w:rsidRPr="00DD5CA1">
        <w:t xml:space="preserve">The system can export </w:t>
      </w:r>
      <w:r w:rsidR="00791D16">
        <w:t>only</w:t>
      </w:r>
      <w:r w:rsidR="00791D16" w:rsidRPr="00DD5CA1">
        <w:t xml:space="preserve"> </w:t>
      </w:r>
      <w:r w:rsidRPr="00DD5CA1">
        <w:t>English word in case.  If the tittle is Chinese word, it will show unreadable code</w:t>
      </w:r>
      <w:r w:rsidR="008A5F56">
        <w:rPr>
          <w:rFonts w:eastAsiaTheme="minorEastAsia" w:hint="eastAsia"/>
          <w:lang w:eastAsia="zh-CN"/>
        </w:rPr>
        <w:t>.</w:t>
      </w:r>
      <w:r w:rsidRPr="00DD5CA1">
        <w:t xml:space="preserve"> </w:t>
      </w:r>
      <w:r w:rsidR="008A5F56">
        <w:rPr>
          <w:rFonts w:eastAsiaTheme="minorEastAsia" w:hint="eastAsia"/>
          <w:lang w:eastAsia="zh-CN"/>
        </w:rPr>
        <w:t xml:space="preserve"> </w:t>
      </w:r>
      <w:r w:rsidRPr="00DD5CA1">
        <w:t>However, if input some da</w:t>
      </w:r>
      <w:r w:rsidR="00F52381">
        <w:t xml:space="preserve">ta in the system.  Operator </w:t>
      </w:r>
      <w:r w:rsidRPr="00DD5CA1">
        <w:t xml:space="preserve">just can use its template.  But </w:t>
      </w:r>
      <w:r w:rsidR="00802F1B">
        <w:rPr>
          <w:rFonts w:eastAsiaTheme="minorEastAsia" w:hint="eastAsia"/>
          <w:lang w:eastAsia="zh-CN"/>
        </w:rPr>
        <w:t>there is nobody</w:t>
      </w:r>
      <w:r w:rsidRPr="00DD5CA1">
        <w:t xml:space="preserve"> follow</w:t>
      </w:r>
      <w:r w:rsidR="00802F1B">
        <w:rPr>
          <w:rFonts w:eastAsiaTheme="minorEastAsia" w:hint="eastAsia"/>
          <w:lang w:eastAsia="zh-CN"/>
        </w:rPr>
        <w:t>s</w:t>
      </w:r>
      <w:r w:rsidRPr="00DD5CA1">
        <w:t xml:space="preserve"> the structure.  </w:t>
      </w:r>
      <w:r w:rsidR="003668D5">
        <w:rPr>
          <w:rFonts w:eastAsiaTheme="minorEastAsia" w:hint="eastAsia"/>
          <w:lang w:eastAsia="zh-CN"/>
        </w:rPr>
        <w:t>So in order to improve the system, a better way of data input should be proposed.</w:t>
      </w:r>
    </w:p>
    <w:p w14:paraId="1A96D609" w14:textId="77777777" w:rsidR="004B39F5" w:rsidRDefault="004B39F5" w:rsidP="007049B1">
      <w:pPr>
        <w:jc w:val="both"/>
        <w:rPr>
          <w:rFonts w:eastAsiaTheme="minorEastAsia"/>
          <w:lang w:eastAsia="zh-CN"/>
        </w:rPr>
      </w:pPr>
      <w:r>
        <w:rPr>
          <w:rFonts w:eastAsiaTheme="minorEastAsia"/>
          <w:lang w:eastAsia="zh-CN"/>
        </w:rPr>
        <w:t xml:space="preserve">Senior technician needs to submit his/her work report which involves maintenance problem machine etc.  The work report have its own template.  If it can directly import into system, senior technician will save the data entry time. </w:t>
      </w:r>
    </w:p>
    <w:p w14:paraId="279DD457" w14:textId="77777777" w:rsidR="004B39F5" w:rsidRPr="00F52381" w:rsidRDefault="004B39F5" w:rsidP="007049B1">
      <w:pPr>
        <w:jc w:val="both"/>
        <w:rPr>
          <w:rFonts w:eastAsiaTheme="minorEastAsia"/>
          <w:lang w:eastAsia="zh-CN"/>
        </w:rPr>
      </w:pPr>
    </w:p>
    <w:p w14:paraId="6CE7C281" w14:textId="77777777" w:rsidR="00992642" w:rsidRPr="00DD5CA1" w:rsidRDefault="00992642" w:rsidP="007049B1">
      <w:pPr>
        <w:pStyle w:val="4"/>
        <w:rPr>
          <w:color w:val="auto"/>
        </w:rPr>
      </w:pPr>
      <w:r w:rsidRPr="00DD5CA1">
        <w:rPr>
          <w:color w:val="auto"/>
        </w:rPr>
        <w:t xml:space="preserve">Create a client server </w:t>
      </w:r>
    </w:p>
    <w:p w14:paraId="121DB1D9" w14:textId="77777777" w:rsidR="00992642" w:rsidRPr="00DD5CA1" w:rsidRDefault="004B39F5" w:rsidP="007049B1">
      <w:pPr>
        <w:jc w:val="both"/>
      </w:pPr>
      <w:r>
        <w:t>SugarCRM</w:t>
      </w:r>
      <w:commentRangeStart w:id="35"/>
      <w:r w:rsidR="00992642" w:rsidRPr="00DD5CA1">
        <w:t xml:space="preserve"> </w:t>
      </w:r>
      <w:commentRangeEnd w:id="35"/>
      <w:r w:rsidR="007141EA">
        <w:rPr>
          <w:rStyle w:val="ae"/>
        </w:rPr>
        <w:commentReference w:id="35"/>
      </w:r>
      <w:r w:rsidR="00992642" w:rsidRPr="00DD5CA1">
        <w:t xml:space="preserve">system just can </w:t>
      </w:r>
      <w:r w:rsidR="003668D5">
        <w:rPr>
          <w:rFonts w:eastAsiaTheme="minorEastAsia" w:hint="eastAsia"/>
          <w:lang w:eastAsia="zh-CN"/>
        </w:rPr>
        <w:t xml:space="preserve">be </w:t>
      </w:r>
      <w:r w:rsidR="00992642" w:rsidRPr="00DD5CA1">
        <w:t>use</w:t>
      </w:r>
      <w:r w:rsidR="003668D5">
        <w:rPr>
          <w:rFonts w:eastAsiaTheme="minorEastAsia" w:hint="eastAsia"/>
          <w:lang w:eastAsia="zh-CN"/>
        </w:rPr>
        <w:t>d</w:t>
      </w:r>
      <w:r w:rsidR="00992642" w:rsidRPr="00DD5CA1">
        <w:t xml:space="preserve"> in the sky office.  </w:t>
      </w:r>
      <w:r w:rsidR="003668D5">
        <w:rPr>
          <w:rFonts w:eastAsiaTheme="minorEastAsia" w:hint="eastAsia"/>
          <w:lang w:eastAsia="zh-CN"/>
        </w:rPr>
        <w:t>When the machines in the casino have problem, the floor manager in the casino will call the IT department of LT Game and inform them.</w:t>
      </w:r>
      <w:r w:rsidR="00C74EE6">
        <w:t xml:space="preserve">  </w:t>
      </w:r>
      <w:r w:rsidR="003668D5">
        <w:rPr>
          <w:rFonts w:eastAsiaTheme="minorEastAsia" w:hint="eastAsia"/>
          <w:lang w:eastAsia="zh-CN"/>
        </w:rPr>
        <w:t>It</w:t>
      </w:r>
      <w:r w:rsidR="003668D5">
        <w:rPr>
          <w:rFonts w:eastAsiaTheme="minorEastAsia"/>
          <w:lang w:eastAsia="zh-CN"/>
        </w:rPr>
        <w:t>’</w:t>
      </w:r>
      <w:r w:rsidR="003668D5">
        <w:rPr>
          <w:rFonts w:eastAsiaTheme="minorEastAsia" w:hint="eastAsia"/>
          <w:lang w:eastAsia="zh-CN"/>
        </w:rPr>
        <w:t>s more efficient when floor managers</w:t>
      </w:r>
      <w:r>
        <w:rPr>
          <w:rFonts w:eastAsiaTheme="minorEastAsia"/>
          <w:lang w:eastAsia="zh-CN"/>
        </w:rPr>
        <w:t xml:space="preserve"> </w:t>
      </w:r>
      <w:r w:rsidR="00992642" w:rsidRPr="00DD5CA1">
        <w:t xml:space="preserve">directly put </w:t>
      </w:r>
      <w:r w:rsidR="00C74EE6" w:rsidRPr="00DD5CA1">
        <w:t>those problems</w:t>
      </w:r>
      <w:r w:rsidR="00992642" w:rsidRPr="00DD5CA1">
        <w:t xml:space="preserve"> in</w:t>
      </w:r>
      <w:r w:rsidR="003668D5">
        <w:rPr>
          <w:rFonts w:eastAsiaTheme="minorEastAsia" w:hint="eastAsia"/>
          <w:lang w:eastAsia="zh-CN"/>
        </w:rPr>
        <w:t>to</w:t>
      </w:r>
      <w:r w:rsidR="00992642" w:rsidRPr="00DD5CA1">
        <w:t xml:space="preserve"> the system.</w:t>
      </w:r>
    </w:p>
    <w:p w14:paraId="183C835D" w14:textId="77777777" w:rsidR="00A82C29" w:rsidRPr="004B39F5" w:rsidRDefault="003668D5" w:rsidP="007049B1">
      <w:pPr>
        <w:jc w:val="both"/>
        <w:rPr>
          <w:rFonts w:eastAsiaTheme="minorEastAsia"/>
          <w:lang w:eastAsia="zh-CN"/>
        </w:rPr>
      </w:pPr>
      <w:r>
        <w:rPr>
          <w:rFonts w:eastAsiaTheme="minorEastAsia" w:hint="eastAsia"/>
          <w:lang w:eastAsia="zh-CN"/>
        </w:rPr>
        <w:t xml:space="preserve">There are many phone calls for maintenance or fixing in the LT Game.  Thus </w:t>
      </w:r>
      <w:r w:rsidR="00086350">
        <w:rPr>
          <w:rFonts w:eastAsiaTheme="minorEastAsia" w:hint="eastAsia"/>
          <w:lang w:eastAsia="zh-CN"/>
        </w:rPr>
        <w:t xml:space="preserve">it is probably to </w:t>
      </w:r>
      <w:r>
        <w:rPr>
          <w:rFonts w:eastAsiaTheme="minorEastAsia" w:hint="eastAsia"/>
          <w:lang w:eastAsia="zh-CN"/>
        </w:rPr>
        <w:t>miss some points in the messa</w:t>
      </w:r>
      <w:r w:rsidR="00086350">
        <w:rPr>
          <w:rFonts w:eastAsiaTheme="minorEastAsia" w:hint="eastAsia"/>
          <w:lang w:eastAsia="zh-CN"/>
        </w:rPr>
        <w:t xml:space="preserve">ge via phone. </w:t>
      </w:r>
    </w:p>
    <w:p w14:paraId="64883CBB" w14:textId="77777777" w:rsidR="00992642" w:rsidRPr="00DD5CA1" w:rsidRDefault="00992642" w:rsidP="007049B1">
      <w:pPr>
        <w:pStyle w:val="4"/>
        <w:rPr>
          <w:color w:val="auto"/>
        </w:rPr>
      </w:pPr>
      <w:r w:rsidRPr="00DD5CA1">
        <w:rPr>
          <w:color w:val="auto"/>
        </w:rPr>
        <w:t>Report function</w:t>
      </w:r>
    </w:p>
    <w:p w14:paraId="598EC9BE" w14:textId="77777777" w:rsidR="00992642" w:rsidRPr="00C52E41" w:rsidRDefault="00992642" w:rsidP="007049B1">
      <w:pPr>
        <w:jc w:val="both"/>
      </w:pPr>
      <w:r w:rsidRPr="00C52E41">
        <w:t xml:space="preserve">The </w:t>
      </w:r>
      <w:r w:rsidR="00C94C89" w:rsidRPr="00C52E41">
        <w:t>system doesn’t</w:t>
      </w:r>
      <w:r w:rsidRPr="00C52E41">
        <w:t xml:space="preserve"> have any analyzing function.  It can’t count </w:t>
      </w:r>
      <w:r w:rsidR="007141EA">
        <w:t>with the same machine how many</w:t>
      </w:r>
      <w:r w:rsidRPr="00C52E41">
        <w:t xml:space="preserve"> time</w:t>
      </w:r>
      <w:r w:rsidR="007141EA">
        <w:t>s</w:t>
      </w:r>
      <w:r w:rsidRPr="00C52E41">
        <w:t xml:space="preserve"> that </w:t>
      </w:r>
      <w:r w:rsidR="007141EA">
        <w:t xml:space="preserve">similar </w:t>
      </w:r>
      <w:r w:rsidRPr="00C52E41">
        <w:t>problem have been occurred</w:t>
      </w:r>
      <w:r w:rsidR="007141EA">
        <w:t>.</w:t>
      </w:r>
      <w:r w:rsidRPr="00C52E41">
        <w:t xml:space="preserve"> </w:t>
      </w:r>
      <w:del w:id="36" w:author="Jyun Asakura" w:date="2014-11-06T01:45:00Z">
        <w:r w:rsidRPr="00C52E41" w:rsidDel="00D12066">
          <w:delText>.</w:delText>
        </w:r>
      </w:del>
    </w:p>
    <w:p w14:paraId="55DE68DF" w14:textId="228EE1B1" w:rsidR="00244DDD" w:rsidRPr="00C52E41" w:rsidRDefault="000C7850" w:rsidP="00DD5CA1">
      <w:pPr>
        <w:jc w:val="both"/>
      </w:pPr>
      <w:del w:id="37" w:author="Jyun Asakura" w:date="2014-11-06T01:45:00Z">
        <w:r w:rsidRPr="00C52E41" w:rsidDel="00A90FA9">
          <w:delText>There are many</w:delText>
        </w:r>
      </w:del>
      <w:ins w:id="38" w:author="Jyun Asakura" w:date="2014-11-06T01:45:00Z">
        <w:r w:rsidR="00A90FA9">
          <w:t>Parts of the</w:t>
        </w:r>
      </w:ins>
      <w:r w:rsidRPr="00C52E41">
        <w:t xml:space="preserve"> machine</w:t>
      </w:r>
      <w:r w:rsidR="0006456F">
        <w:rPr>
          <w:rFonts w:eastAsia="ＭＳ 明朝"/>
          <w:lang w:eastAsia="ja-JP"/>
        </w:rPr>
        <w:t>s</w:t>
      </w:r>
      <w:r w:rsidRPr="00C52E41">
        <w:t xml:space="preserve"> </w:t>
      </w:r>
      <w:ins w:id="39" w:author="Jyun Asakura" w:date="2014-11-06T01:45:00Z">
        <w:r w:rsidR="00A90FA9">
          <w:t xml:space="preserve">may </w:t>
        </w:r>
      </w:ins>
      <w:r w:rsidRPr="00C52E41">
        <w:t>have been failure again and again</w:t>
      </w:r>
      <w:ins w:id="40" w:author="Jyun Asakura" w:date="2014-11-06T01:45:00Z">
        <w:r w:rsidR="00A90FA9">
          <w:t xml:space="preserve"> in casino</w:t>
        </w:r>
      </w:ins>
      <w:r w:rsidRPr="00C52E41">
        <w:t xml:space="preserve">.  </w:t>
      </w:r>
      <w:ins w:id="41" w:author="Jyun Asakura" w:date="2014-11-06T01:46:00Z">
        <w:r w:rsidR="00A90FA9">
          <w:t xml:space="preserve">And for these frequently </w:t>
        </w:r>
      </w:ins>
      <w:ins w:id="42" w:author="Jyun Asakura" w:date="2014-11-06T01:47:00Z">
        <w:r w:rsidR="00A90FA9">
          <w:t xml:space="preserve">similar </w:t>
        </w:r>
      </w:ins>
      <w:ins w:id="43" w:author="Jyun Asakura" w:date="2014-11-06T01:46:00Z">
        <w:r w:rsidR="00A90FA9">
          <w:t>issues</w:t>
        </w:r>
      </w:ins>
      <w:ins w:id="44" w:author="Jyun Asakura" w:date="2014-11-06T01:47:00Z">
        <w:r w:rsidR="00A90FA9">
          <w:t xml:space="preserve"> being reported, in the new CRM system should group them together without user participate</w:t>
        </w:r>
      </w:ins>
      <w:ins w:id="45" w:author="Jyun Asakura" w:date="2014-11-06T01:46:00Z">
        <w:r w:rsidR="00A90FA9">
          <w:t xml:space="preserve">. </w:t>
        </w:r>
      </w:ins>
      <w:ins w:id="46" w:author="Jyun Asakura" w:date="2014-11-06T01:48:00Z">
        <w:r w:rsidR="00A90FA9">
          <w:t xml:space="preserve">Therefore, </w:t>
        </w:r>
      </w:ins>
      <w:del w:id="47" w:author="Jyun Asakura" w:date="2014-11-06T01:48:00Z">
        <w:r w:rsidR="004B39F5" w:rsidDel="00A90FA9">
          <w:delText>U</w:delText>
        </w:r>
      </w:del>
      <w:ins w:id="48" w:author="Jyun Asakura" w:date="2014-11-06T01:48:00Z">
        <w:r w:rsidR="00A90FA9">
          <w:t>u</w:t>
        </w:r>
      </w:ins>
      <w:r w:rsidR="004B39F5">
        <w:t>ser</w:t>
      </w:r>
      <w:commentRangeStart w:id="49"/>
      <w:r w:rsidRPr="00C52E41">
        <w:t xml:space="preserve"> </w:t>
      </w:r>
      <w:commentRangeEnd w:id="49"/>
      <w:r w:rsidR="0006456F">
        <w:rPr>
          <w:rStyle w:val="ae"/>
        </w:rPr>
        <w:commentReference w:id="49"/>
      </w:r>
      <w:r w:rsidR="004D6DAC">
        <w:rPr>
          <w:rFonts w:eastAsiaTheme="minorEastAsia"/>
          <w:lang w:eastAsia="zh-CN"/>
        </w:rPr>
        <w:t>can</w:t>
      </w:r>
      <w:r w:rsidR="007E5861" w:rsidRPr="00C52E41">
        <w:t xml:space="preserve"> </w:t>
      </w:r>
      <w:r w:rsidRPr="00C52E41">
        <w:t>eas</w:t>
      </w:r>
      <w:r w:rsidR="007E5861">
        <w:rPr>
          <w:rFonts w:eastAsiaTheme="minorEastAsia" w:hint="eastAsia"/>
          <w:lang w:eastAsia="zh-CN"/>
        </w:rPr>
        <w:t>ily</w:t>
      </w:r>
      <w:r w:rsidRPr="00C52E41">
        <w:t xml:space="preserve"> to analyze which </w:t>
      </w:r>
      <w:r w:rsidR="00C94C89" w:rsidRPr="00C52E41">
        <w:t>machine has</w:t>
      </w:r>
      <w:r w:rsidRPr="00C52E41">
        <w:t xml:space="preserve"> a </w:t>
      </w:r>
      <w:del w:id="50" w:author="Jyun Asakura" w:date="2014-11-06T01:48:00Z">
        <w:r w:rsidRPr="00C52E41" w:rsidDel="00A90FA9">
          <w:delText xml:space="preserve">big </w:delText>
        </w:r>
      </w:del>
      <w:ins w:id="51" w:author="Jyun Asakura" w:date="2014-11-06T01:48:00Z">
        <w:r w:rsidR="00A90FA9">
          <w:t>significant</w:t>
        </w:r>
        <w:r w:rsidR="00A90FA9" w:rsidRPr="00C52E41">
          <w:t xml:space="preserve"> </w:t>
        </w:r>
      </w:ins>
      <w:r w:rsidRPr="00C52E41">
        <w:t>problem.</w:t>
      </w:r>
    </w:p>
    <w:p w14:paraId="506A0D99" w14:textId="77777777" w:rsidR="000C7850" w:rsidRPr="00C52E41" w:rsidRDefault="004A28D3" w:rsidP="004A28D3">
      <w:pPr>
        <w:pStyle w:val="2"/>
        <w:rPr>
          <w:sz w:val="32"/>
          <w:szCs w:val="32"/>
        </w:rPr>
      </w:pPr>
      <w:bookmarkStart w:id="52" w:name="_Toc402351173"/>
      <w:r w:rsidRPr="00C52E41">
        <w:rPr>
          <w:sz w:val="32"/>
          <w:szCs w:val="32"/>
        </w:rPr>
        <w:t>Requirement Specification</w:t>
      </w:r>
      <w:bookmarkEnd w:id="52"/>
    </w:p>
    <w:p w14:paraId="0F989794" w14:textId="1B4D30A3" w:rsidR="000271D3" w:rsidRPr="00C52E41" w:rsidRDefault="004A28D3" w:rsidP="004413F7">
      <w:pPr>
        <w:jc w:val="both"/>
        <w:rPr>
          <w:lang w:eastAsia="zh-HK"/>
        </w:rPr>
      </w:pPr>
      <w:r w:rsidRPr="00C52E41">
        <w:t>The SugarCRM h</w:t>
      </w:r>
      <w:r w:rsidR="001937C3">
        <w:rPr>
          <w:rFonts w:eastAsiaTheme="minorEastAsia" w:hint="eastAsia"/>
          <w:lang w:eastAsia="zh-CN"/>
        </w:rPr>
        <w:t>as</w:t>
      </w:r>
      <w:r w:rsidRPr="00C52E41">
        <w:t xml:space="preserve"> a lot of functions </w:t>
      </w:r>
      <w:r w:rsidR="0006456F">
        <w:t>in different</w:t>
      </w:r>
      <w:r w:rsidR="0006456F" w:rsidRPr="00C52E41">
        <w:t xml:space="preserve"> </w:t>
      </w:r>
      <w:r w:rsidRPr="00C52E41">
        <w:t>module</w:t>
      </w:r>
      <w:r w:rsidR="001937C3">
        <w:rPr>
          <w:rFonts w:asciiTheme="minorEastAsia" w:eastAsiaTheme="minorEastAsia" w:hAnsiTheme="minorEastAsia" w:hint="eastAsia"/>
          <w:lang w:eastAsia="zh-CN"/>
        </w:rPr>
        <w:t>s</w:t>
      </w:r>
      <w:r w:rsidRPr="00C52E41">
        <w:t xml:space="preserve">.  However, </w:t>
      </w:r>
      <w:r w:rsidR="006E56DF" w:rsidRPr="00C52E41">
        <w:rPr>
          <w:rFonts w:hint="eastAsia"/>
          <w:lang w:eastAsia="zh-HK"/>
        </w:rPr>
        <w:t xml:space="preserve">some special role of the operating </w:t>
      </w:r>
      <w:r w:rsidR="00DC509A" w:rsidRPr="00C52E41">
        <w:rPr>
          <w:rFonts w:hint="eastAsia"/>
          <w:lang w:eastAsia="zh-HK"/>
        </w:rPr>
        <w:t>in the IT department is related to the system specification</w:t>
      </w:r>
      <w:r w:rsidRPr="00C52E41">
        <w:t>.</w:t>
      </w:r>
      <w:r w:rsidR="00B06CA1" w:rsidRPr="00C52E41">
        <w:t xml:space="preserve">  </w:t>
      </w:r>
      <w:r w:rsidR="006E56DF" w:rsidRPr="00C52E41">
        <w:rPr>
          <w:rFonts w:hint="eastAsia"/>
          <w:lang w:eastAsia="zh-HK"/>
        </w:rPr>
        <w:t>This section</w:t>
      </w:r>
      <w:r w:rsidR="006E56DF" w:rsidRPr="00C52E41">
        <w:t xml:space="preserve"> </w:t>
      </w:r>
      <w:r w:rsidR="006E56DF" w:rsidRPr="00C52E41">
        <w:rPr>
          <w:rFonts w:hint="eastAsia"/>
          <w:lang w:eastAsia="zh-HK"/>
        </w:rPr>
        <w:t>will</w:t>
      </w:r>
      <w:r w:rsidR="006E56DF" w:rsidRPr="00C52E41">
        <w:t xml:space="preserve"> show</w:t>
      </w:r>
      <w:r w:rsidR="00B06CA1" w:rsidRPr="00C52E41">
        <w:t xml:space="preserve"> the </w:t>
      </w:r>
      <w:r w:rsidR="006E56DF" w:rsidRPr="00C52E41">
        <w:rPr>
          <w:rFonts w:hint="eastAsia"/>
          <w:lang w:eastAsia="zh-HK"/>
        </w:rPr>
        <w:t>requirement</w:t>
      </w:r>
      <w:r w:rsidR="00B06CA1" w:rsidRPr="00C52E41">
        <w:t xml:space="preserve"> below whi</w:t>
      </w:r>
      <w:r w:rsidR="006E56DF" w:rsidRPr="00C52E41">
        <w:t xml:space="preserve">ch have been used in </w:t>
      </w:r>
      <w:r w:rsidR="00B42164">
        <w:rPr>
          <w:rFonts w:hint="eastAsia"/>
          <w:lang w:eastAsia="zh-HK"/>
        </w:rPr>
        <w:t>LT Game</w:t>
      </w:r>
      <w:r w:rsidR="006E56DF" w:rsidRPr="00C52E41">
        <w:rPr>
          <w:rFonts w:hint="eastAsia"/>
          <w:lang w:eastAsia="zh-HK"/>
        </w:rPr>
        <w:t>.</w:t>
      </w:r>
    </w:p>
    <w:p w14:paraId="6BFBB8F1" w14:textId="77777777" w:rsidR="00605553" w:rsidRPr="00C52E41" w:rsidRDefault="0054307D" w:rsidP="00605553">
      <w:pPr>
        <w:pStyle w:val="3"/>
        <w:rPr>
          <w:lang w:eastAsia="zh-HK"/>
        </w:rPr>
      </w:pPr>
      <w:bookmarkStart w:id="53" w:name="_Toc402351174"/>
      <w:r w:rsidRPr="00C52E41">
        <w:rPr>
          <w:rFonts w:hint="eastAsia"/>
          <w:lang w:eastAsia="zh-HK"/>
        </w:rPr>
        <w:t>Functional requirements</w:t>
      </w:r>
      <w:bookmarkEnd w:id="53"/>
    </w:p>
    <w:p w14:paraId="32F2EDE3" w14:textId="77777777" w:rsidR="000A7E43" w:rsidRDefault="00B06DC6" w:rsidP="00B06DC6">
      <w:pPr>
        <w:pStyle w:val="aa"/>
        <w:numPr>
          <w:ilvl w:val="0"/>
          <w:numId w:val="24"/>
        </w:numPr>
        <w:rPr>
          <w:lang w:eastAsia="zh-HK"/>
        </w:rPr>
      </w:pPr>
      <w:r w:rsidRPr="00C52E41">
        <w:rPr>
          <w:rFonts w:hint="eastAsia"/>
          <w:lang w:eastAsia="zh-HK"/>
        </w:rPr>
        <w:t>Create Account</w:t>
      </w:r>
    </w:p>
    <w:p w14:paraId="2C9CEC84" w14:textId="77777777" w:rsidR="000A7E43" w:rsidRDefault="00B06DC6" w:rsidP="000A7E43">
      <w:pPr>
        <w:pStyle w:val="aa"/>
        <w:rPr>
          <w:lang w:eastAsia="zh-HK"/>
        </w:rPr>
      </w:pPr>
      <w:r w:rsidRPr="00C52E41">
        <w:rPr>
          <w:lang w:eastAsia="zh-HK"/>
        </w:rPr>
        <w:t xml:space="preserve">This function is used to create a new account in the database.  The name of each account </w:t>
      </w:r>
      <w:r w:rsidR="001937C3" w:rsidRPr="000A7E43">
        <w:rPr>
          <w:rFonts w:eastAsiaTheme="minorEastAsia" w:hint="eastAsia"/>
          <w:lang w:eastAsia="zh-CN"/>
        </w:rPr>
        <w:t>is</w:t>
      </w:r>
      <w:r w:rsidRPr="00C52E41">
        <w:rPr>
          <w:lang w:eastAsia="zh-HK"/>
        </w:rPr>
        <w:t xml:space="preserve"> those cooperation casino</w:t>
      </w:r>
      <w:r w:rsidR="0002717F" w:rsidRPr="00C52E41">
        <w:rPr>
          <w:lang w:eastAsia="zh-HK"/>
        </w:rPr>
        <w:t>’s na</w:t>
      </w:r>
      <w:r w:rsidRPr="00C52E41">
        <w:rPr>
          <w:lang w:eastAsia="zh-HK"/>
        </w:rPr>
        <w:t>me</w:t>
      </w:r>
      <w:r w:rsidR="0002717F" w:rsidRPr="00C52E41">
        <w:rPr>
          <w:lang w:eastAsia="zh-HK"/>
        </w:rPr>
        <w:t>.</w:t>
      </w:r>
    </w:p>
    <w:p w14:paraId="1B2A4FA2" w14:textId="77777777" w:rsidR="000A7E43" w:rsidRDefault="0002717F" w:rsidP="0002717F">
      <w:pPr>
        <w:pStyle w:val="aa"/>
        <w:numPr>
          <w:ilvl w:val="0"/>
          <w:numId w:val="24"/>
        </w:numPr>
        <w:rPr>
          <w:lang w:eastAsia="zh-HK"/>
        </w:rPr>
      </w:pPr>
      <w:r w:rsidRPr="00C52E41">
        <w:rPr>
          <w:rFonts w:hint="eastAsia"/>
          <w:lang w:eastAsia="zh-HK"/>
        </w:rPr>
        <w:t>View Account</w:t>
      </w:r>
    </w:p>
    <w:p w14:paraId="413DBEDC" w14:textId="77777777" w:rsidR="0002717F" w:rsidRPr="00C52E41" w:rsidRDefault="0002717F" w:rsidP="000A7E43">
      <w:pPr>
        <w:pStyle w:val="aa"/>
        <w:rPr>
          <w:lang w:eastAsia="zh-HK"/>
        </w:rPr>
      </w:pPr>
      <w:r w:rsidRPr="00C52E41">
        <w:rPr>
          <w:rFonts w:hint="eastAsia"/>
          <w:lang w:eastAsia="zh-HK"/>
        </w:rPr>
        <w:t xml:space="preserve">This function shell show all the accounts which have been created before. </w:t>
      </w:r>
      <w:r w:rsidRPr="00C52E41">
        <w:rPr>
          <w:lang w:eastAsia="zh-HK"/>
        </w:rPr>
        <w:t xml:space="preserve"> The editing is accepted normally.</w:t>
      </w:r>
    </w:p>
    <w:p w14:paraId="78CFE2EC" w14:textId="77777777" w:rsidR="000A7E43" w:rsidRDefault="0002717F" w:rsidP="0002717F">
      <w:pPr>
        <w:pStyle w:val="aa"/>
        <w:numPr>
          <w:ilvl w:val="0"/>
          <w:numId w:val="24"/>
        </w:numPr>
        <w:rPr>
          <w:lang w:eastAsia="zh-HK"/>
        </w:rPr>
      </w:pPr>
      <w:r w:rsidRPr="00C52E41">
        <w:rPr>
          <w:rFonts w:hint="eastAsia"/>
          <w:lang w:eastAsia="zh-HK"/>
        </w:rPr>
        <w:t>Import Accounts</w:t>
      </w:r>
    </w:p>
    <w:p w14:paraId="5A41723E" w14:textId="77777777" w:rsidR="0002717F" w:rsidRPr="00C52E41" w:rsidRDefault="0002717F" w:rsidP="000A7E43">
      <w:pPr>
        <w:pStyle w:val="aa"/>
        <w:rPr>
          <w:lang w:eastAsia="zh-HK"/>
        </w:rPr>
      </w:pPr>
      <w:r w:rsidRPr="00C52E41">
        <w:rPr>
          <w:rFonts w:hint="eastAsia"/>
          <w:lang w:eastAsia="zh-HK"/>
        </w:rPr>
        <w:t>This function shell import account document</w:t>
      </w:r>
      <w:r w:rsidRPr="00C52E41">
        <w:rPr>
          <w:lang w:eastAsia="zh-HK"/>
        </w:rPr>
        <w:t>s</w:t>
      </w:r>
      <w:r w:rsidRPr="00C52E41">
        <w:rPr>
          <w:rFonts w:hint="eastAsia"/>
          <w:lang w:eastAsia="zh-HK"/>
        </w:rPr>
        <w:t xml:space="preserve"> by using the system</w:t>
      </w:r>
      <w:r w:rsidRPr="00C52E41">
        <w:rPr>
          <w:lang w:eastAsia="zh-HK"/>
        </w:rPr>
        <w:t xml:space="preserve">’s template or input the backup document. </w:t>
      </w:r>
    </w:p>
    <w:p w14:paraId="1BC88DC4" w14:textId="77777777" w:rsidR="000A7E43" w:rsidRDefault="0002717F" w:rsidP="0002717F">
      <w:pPr>
        <w:pStyle w:val="aa"/>
        <w:numPr>
          <w:ilvl w:val="0"/>
          <w:numId w:val="24"/>
        </w:numPr>
        <w:rPr>
          <w:lang w:eastAsia="zh-HK"/>
        </w:rPr>
      </w:pPr>
      <w:r w:rsidRPr="00C52E41">
        <w:rPr>
          <w:rFonts w:hint="eastAsia"/>
          <w:lang w:eastAsia="zh-HK"/>
        </w:rPr>
        <w:t>Create Case</w:t>
      </w:r>
    </w:p>
    <w:p w14:paraId="77F3587D" w14:textId="77777777" w:rsidR="0002717F" w:rsidRPr="00C52E41" w:rsidRDefault="0002717F" w:rsidP="000A7E43">
      <w:pPr>
        <w:pStyle w:val="aa"/>
        <w:rPr>
          <w:lang w:eastAsia="zh-HK"/>
        </w:rPr>
      </w:pPr>
      <w:r w:rsidRPr="00C52E41">
        <w:rPr>
          <w:rFonts w:hint="eastAsia"/>
          <w:lang w:eastAsia="zh-HK"/>
        </w:rPr>
        <w:t xml:space="preserve">This function is used to create a new case in the database. </w:t>
      </w:r>
      <w:r w:rsidRPr="00C52E41">
        <w:rPr>
          <w:lang w:eastAsia="zh-HK"/>
        </w:rPr>
        <w:t xml:space="preserve"> The name of case is a cooperation project or bad machine.</w:t>
      </w:r>
    </w:p>
    <w:p w14:paraId="4D96ADC4" w14:textId="77777777" w:rsidR="000A7E43" w:rsidRDefault="0002717F" w:rsidP="0002717F">
      <w:pPr>
        <w:pStyle w:val="aa"/>
        <w:numPr>
          <w:ilvl w:val="0"/>
          <w:numId w:val="24"/>
        </w:numPr>
        <w:rPr>
          <w:lang w:eastAsia="zh-HK"/>
        </w:rPr>
      </w:pPr>
      <w:r w:rsidRPr="00C52E41">
        <w:rPr>
          <w:rFonts w:hint="eastAsia"/>
          <w:lang w:eastAsia="zh-HK"/>
        </w:rPr>
        <w:t>View Case</w:t>
      </w:r>
      <w:r w:rsidRPr="00C52E41">
        <w:rPr>
          <w:lang w:eastAsia="zh-HK"/>
        </w:rPr>
        <w:t>s</w:t>
      </w:r>
    </w:p>
    <w:p w14:paraId="289529DF" w14:textId="77777777" w:rsidR="0002717F" w:rsidRPr="00C52E41" w:rsidRDefault="0002717F" w:rsidP="000A7E43">
      <w:pPr>
        <w:pStyle w:val="aa"/>
        <w:rPr>
          <w:lang w:eastAsia="zh-HK"/>
        </w:rPr>
      </w:pPr>
      <w:r w:rsidRPr="00C52E41">
        <w:rPr>
          <w:lang w:eastAsia="zh-HK"/>
        </w:rPr>
        <w:t>T</w:t>
      </w:r>
      <w:r w:rsidRPr="00C52E41">
        <w:rPr>
          <w:rFonts w:hint="eastAsia"/>
          <w:lang w:eastAsia="zh-HK"/>
        </w:rPr>
        <w:t xml:space="preserve">his </w:t>
      </w:r>
      <w:r w:rsidRPr="00C52E41">
        <w:rPr>
          <w:lang w:eastAsia="zh-HK"/>
        </w:rPr>
        <w:t>function shell show all the cases which have been created before.  The editing is accepted normally.</w:t>
      </w:r>
    </w:p>
    <w:p w14:paraId="7D74188A" w14:textId="77777777" w:rsidR="000A7E43" w:rsidRDefault="0002717F" w:rsidP="0002717F">
      <w:pPr>
        <w:pStyle w:val="aa"/>
        <w:numPr>
          <w:ilvl w:val="0"/>
          <w:numId w:val="24"/>
        </w:numPr>
        <w:rPr>
          <w:lang w:eastAsia="zh-HK"/>
        </w:rPr>
      </w:pPr>
      <w:r w:rsidRPr="00C52E41">
        <w:rPr>
          <w:rFonts w:hint="eastAsia"/>
          <w:lang w:eastAsia="zh-HK"/>
        </w:rPr>
        <w:t>Import Cases</w:t>
      </w:r>
    </w:p>
    <w:p w14:paraId="69DE5FBD" w14:textId="77777777" w:rsidR="0002717F" w:rsidRPr="00C52E41" w:rsidRDefault="0002717F" w:rsidP="000A7E43">
      <w:pPr>
        <w:pStyle w:val="aa"/>
        <w:rPr>
          <w:lang w:eastAsia="zh-HK"/>
        </w:rPr>
      </w:pPr>
      <w:r w:rsidRPr="00C52E41">
        <w:rPr>
          <w:rFonts w:hint="eastAsia"/>
          <w:lang w:eastAsia="zh-HK"/>
        </w:rPr>
        <w:t xml:space="preserve">This function </w:t>
      </w:r>
      <w:r w:rsidRPr="00C52E41">
        <w:rPr>
          <w:lang w:eastAsia="zh-HK"/>
        </w:rPr>
        <w:t>shell import case documents by using the system’s template or input the backup document.</w:t>
      </w:r>
    </w:p>
    <w:p w14:paraId="130BCE5F" w14:textId="77777777" w:rsidR="000A7E43" w:rsidRDefault="0002717F" w:rsidP="0002717F">
      <w:pPr>
        <w:pStyle w:val="aa"/>
        <w:numPr>
          <w:ilvl w:val="0"/>
          <w:numId w:val="24"/>
        </w:numPr>
        <w:rPr>
          <w:lang w:eastAsia="zh-HK"/>
        </w:rPr>
      </w:pPr>
      <w:r w:rsidRPr="00C52E41">
        <w:rPr>
          <w:rFonts w:hint="eastAsia"/>
          <w:lang w:eastAsia="zh-HK"/>
        </w:rPr>
        <w:t xml:space="preserve">Search </w:t>
      </w:r>
      <w:r w:rsidRPr="00C52E41">
        <w:rPr>
          <w:lang w:eastAsia="zh-HK"/>
        </w:rPr>
        <w:t>Engine</w:t>
      </w:r>
    </w:p>
    <w:p w14:paraId="46F8DDE4" w14:textId="77777777" w:rsidR="0002717F" w:rsidRPr="000A7E43" w:rsidRDefault="0006456F" w:rsidP="000A7E43">
      <w:pPr>
        <w:pStyle w:val="aa"/>
        <w:rPr>
          <w:lang w:eastAsia="zh-HK"/>
        </w:rPr>
      </w:pPr>
      <w:r>
        <w:rPr>
          <w:lang w:eastAsia="zh-HK"/>
        </w:rPr>
        <w:t xml:space="preserve">In the system </w:t>
      </w:r>
      <w:r w:rsidRPr="000A7E43">
        <w:rPr>
          <w:color w:val="000000" w:themeColor="text1"/>
          <w:lang w:eastAsia="zh-HK"/>
        </w:rPr>
        <w:t>s</w:t>
      </w:r>
      <w:r w:rsidR="0002717F" w:rsidRPr="000A7E43">
        <w:rPr>
          <w:rFonts w:hint="eastAsia"/>
          <w:color w:val="000000" w:themeColor="text1"/>
          <w:lang w:eastAsia="zh-HK"/>
        </w:rPr>
        <w:t xml:space="preserve">earching </w:t>
      </w:r>
      <w:r w:rsidRPr="000A7E43">
        <w:rPr>
          <w:color w:val="000000" w:themeColor="text1"/>
          <w:lang w:eastAsia="zh-HK"/>
        </w:rPr>
        <w:t xml:space="preserve">results can be sort </w:t>
      </w:r>
      <w:r w:rsidR="0002717F" w:rsidRPr="000A7E43">
        <w:rPr>
          <w:rFonts w:hint="eastAsia"/>
          <w:color w:val="000000" w:themeColor="text1"/>
          <w:lang w:eastAsia="zh-HK"/>
        </w:rPr>
        <w:t xml:space="preserve">by </w:t>
      </w:r>
      <w:r w:rsidRPr="000A7E43">
        <w:rPr>
          <w:color w:val="000000" w:themeColor="text1"/>
          <w:lang w:eastAsia="zh-HK"/>
        </w:rPr>
        <w:t>different categories</w:t>
      </w:r>
      <w:r w:rsidR="0002717F" w:rsidRPr="000A7E43">
        <w:rPr>
          <w:rFonts w:hint="eastAsia"/>
          <w:color w:val="000000" w:themeColor="text1"/>
          <w:lang w:eastAsia="zh-HK"/>
        </w:rPr>
        <w:t xml:space="preserve">. </w:t>
      </w:r>
      <w:r w:rsidR="0002717F" w:rsidRPr="000A7E43">
        <w:rPr>
          <w:color w:val="000000" w:themeColor="text1"/>
          <w:lang w:eastAsia="zh-HK"/>
        </w:rPr>
        <w:t xml:space="preserve"> The option includes </w:t>
      </w:r>
      <w:r w:rsidR="00CC4D6E" w:rsidRPr="000A7E43">
        <w:rPr>
          <w:color w:val="000000" w:themeColor="text1"/>
          <w:lang w:eastAsia="zh-HK"/>
        </w:rPr>
        <w:t xml:space="preserve">reference </w:t>
      </w:r>
      <w:r w:rsidR="0002717F" w:rsidRPr="000A7E43">
        <w:rPr>
          <w:color w:val="000000" w:themeColor="text1"/>
          <w:lang w:eastAsia="zh-HK"/>
        </w:rPr>
        <w:t>number of case, status, subjects, assigned to, account name and priority.</w:t>
      </w:r>
    </w:p>
    <w:p w14:paraId="54654353" w14:textId="77777777" w:rsidR="000A7E43" w:rsidRDefault="0002717F" w:rsidP="0002717F">
      <w:pPr>
        <w:pStyle w:val="aa"/>
        <w:numPr>
          <w:ilvl w:val="0"/>
          <w:numId w:val="24"/>
        </w:numPr>
        <w:rPr>
          <w:lang w:eastAsia="zh-HK"/>
        </w:rPr>
      </w:pPr>
      <w:r w:rsidRPr="00B72EFC">
        <w:rPr>
          <w:rFonts w:hint="eastAsia"/>
          <w:lang w:eastAsia="zh-HK"/>
        </w:rPr>
        <w:t>User Administration</w:t>
      </w:r>
    </w:p>
    <w:p w14:paraId="4BD4BCA4" w14:textId="77777777" w:rsidR="0002717F" w:rsidRPr="000A7E43" w:rsidRDefault="0002717F" w:rsidP="0002717F">
      <w:pPr>
        <w:pStyle w:val="aa"/>
        <w:numPr>
          <w:ilvl w:val="0"/>
          <w:numId w:val="24"/>
        </w:numPr>
        <w:rPr>
          <w:lang w:eastAsia="zh-HK"/>
        </w:rPr>
      </w:pPr>
      <w:r w:rsidRPr="000A7E43">
        <w:rPr>
          <w:rFonts w:hint="eastAsia"/>
          <w:color w:val="000000" w:themeColor="text1"/>
          <w:lang w:eastAsia="zh-HK"/>
        </w:rPr>
        <w:t xml:space="preserve">This function shell change the </w:t>
      </w:r>
      <w:r w:rsidR="005A0C7A" w:rsidRPr="000A7E43">
        <w:rPr>
          <w:rFonts w:hint="eastAsia"/>
          <w:color w:val="000000" w:themeColor="text1"/>
          <w:lang w:eastAsia="zh-HK"/>
        </w:rPr>
        <w:t>user personal information a</w:t>
      </w:r>
      <w:r w:rsidR="005A0C7A" w:rsidRPr="000A7E43">
        <w:rPr>
          <w:color w:val="000000" w:themeColor="text1"/>
          <w:lang w:eastAsia="zh-HK"/>
        </w:rPr>
        <w:t>nd set</w:t>
      </w:r>
      <w:r w:rsidR="001937C3" w:rsidRPr="000A7E43">
        <w:rPr>
          <w:rFonts w:eastAsiaTheme="minorEastAsia" w:hint="eastAsia"/>
          <w:color w:val="000000" w:themeColor="text1"/>
          <w:lang w:eastAsia="zh-CN"/>
        </w:rPr>
        <w:t xml:space="preserve"> the authority for different kinds of users</w:t>
      </w:r>
      <w:r w:rsidR="005A0C7A" w:rsidRPr="000A7E43">
        <w:rPr>
          <w:color w:val="000000" w:themeColor="text1"/>
          <w:lang w:eastAsia="zh-HK"/>
        </w:rPr>
        <w:t>.</w:t>
      </w:r>
    </w:p>
    <w:p w14:paraId="3B55B23A" w14:textId="77777777" w:rsidR="000A7E43" w:rsidRDefault="005A0C7A" w:rsidP="005A0C7A">
      <w:pPr>
        <w:pStyle w:val="aa"/>
        <w:numPr>
          <w:ilvl w:val="0"/>
          <w:numId w:val="24"/>
        </w:numPr>
        <w:rPr>
          <w:lang w:eastAsia="zh-HK"/>
        </w:rPr>
      </w:pPr>
      <w:r w:rsidRPr="00B72EFC">
        <w:rPr>
          <w:rFonts w:hint="eastAsia"/>
          <w:lang w:eastAsia="zh-HK"/>
        </w:rPr>
        <w:t xml:space="preserve">Project function </w:t>
      </w:r>
    </w:p>
    <w:p w14:paraId="61A31BF5" w14:textId="77777777" w:rsidR="00E07D19" w:rsidRPr="000A7E43" w:rsidRDefault="005A0C7A" w:rsidP="000A7E43">
      <w:pPr>
        <w:pStyle w:val="aa"/>
        <w:rPr>
          <w:lang w:eastAsia="zh-HK"/>
        </w:rPr>
      </w:pPr>
      <w:r w:rsidRPr="000A7E43">
        <w:rPr>
          <w:rFonts w:hint="eastAsia"/>
          <w:color w:val="000000" w:themeColor="text1"/>
          <w:lang w:eastAsia="zh-HK"/>
        </w:rPr>
        <w:t>This function shell create</w:t>
      </w:r>
      <w:r w:rsidR="001937C3" w:rsidRPr="000A7E43">
        <w:rPr>
          <w:rFonts w:eastAsiaTheme="minorEastAsia" w:hint="eastAsia"/>
          <w:color w:val="000000" w:themeColor="text1"/>
          <w:lang w:eastAsia="zh-CN"/>
        </w:rPr>
        <w:t>s</w:t>
      </w:r>
      <w:r w:rsidRPr="000A7E43">
        <w:rPr>
          <w:rFonts w:hint="eastAsia"/>
          <w:color w:val="000000" w:themeColor="text1"/>
          <w:lang w:eastAsia="zh-HK"/>
        </w:rPr>
        <w:t xml:space="preserve"> a new project type of case</w:t>
      </w:r>
      <w:r w:rsidR="00701CEC" w:rsidRPr="000A7E43">
        <w:rPr>
          <w:color w:val="000000" w:themeColor="text1"/>
          <w:lang w:eastAsia="zh-HK"/>
        </w:rPr>
        <w:t xml:space="preserve"> t</w:t>
      </w:r>
      <w:r w:rsidRPr="000A7E43">
        <w:rPr>
          <w:color w:val="000000" w:themeColor="text1"/>
          <w:lang w:eastAsia="zh-HK"/>
        </w:rPr>
        <w:t>hat involves some special function such as schedule arrangement fu</w:t>
      </w:r>
      <w:r w:rsidR="00097DC1" w:rsidRPr="000A7E43">
        <w:rPr>
          <w:color w:val="000000" w:themeColor="text1"/>
          <w:lang w:eastAsia="zh-HK"/>
        </w:rPr>
        <w:t>n</w:t>
      </w:r>
      <w:r w:rsidRPr="000A7E43">
        <w:rPr>
          <w:color w:val="000000" w:themeColor="text1"/>
          <w:lang w:eastAsia="zh-HK"/>
        </w:rPr>
        <w:t>ction.</w:t>
      </w:r>
    </w:p>
    <w:p w14:paraId="49746B62" w14:textId="77777777" w:rsidR="00DD5CA1" w:rsidRPr="00B72EFC" w:rsidRDefault="0054307D" w:rsidP="00DD5CA1">
      <w:pPr>
        <w:pStyle w:val="3"/>
        <w:rPr>
          <w:color w:val="000000" w:themeColor="text1"/>
          <w:lang w:eastAsia="zh-HK"/>
        </w:rPr>
      </w:pPr>
      <w:bookmarkStart w:id="54" w:name="_Toc402351175"/>
      <w:r w:rsidRPr="00B72EFC">
        <w:rPr>
          <w:rFonts w:hint="eastAsia"/>
          <w:color w:val="000000" w:themeColor="text1"/>
          <w:lang w:eastAsia="zh-HK"/>
        </w:rPr>
        <w:t xml:space="preserve">Non-functional </w:t>
      </w:r>
      <w:r w:rsidRPr="00B72EFC">
        <w:rPr>
          <w:color w:val="000000" w:themeColor="text1"/>
          <w:lang w:eastAsia="zh-HK"/>
        </w:rPr>
        <w:t>requirement</w:t>
      </w:r>
      <w:r w:rsidRPr="00B72EFC">
        <w:rPr>
          <w:rFonts w:hint="eastAsia"/>
          <w:color w:val="000000" w:themeColor="text1"/>
          <w:lang w:eastAsia="zh-HK"/>
        </w:rPr>
        <w:t>s</w:t>
      </w:r>
      <w:bookmarkEnd w:id="54"/>
    </w:p>
    <w:p w14:paraId="12485F3A" w14:textId="77777777" w:rsidR="00DD5CA1" w:rsidRPr="004D6DAC" w:rsidRDefault="00DD5CA1" w:rsidP="004D6DAC">
      <w:pPr>
        <w:pStyle w:val="aa"/>
        <w:numPr>
          <w:ilvl w:val="0"/>
          <w:numId w:val="20"/>
        </w:numPr>
        <w:rPr>
          <w:lang w:eastAsia="zh-HK"/>
        </w:rPr>
      </w:pPr>
      <w:r w:rsidRPr="004D6DAC">
        <w:rPr>
          <w:rFonts w:hint="eastAsia"/>
          <w:lang w:eastAsia="zh-HK"/>
        </w:rPr>
        <w:t xml:space="preserve">The CRM system shall be available to IT department </w:t>
      </w:r>
      <w:r w:rsidR="00701CEC" w:rsidRPr="004D6DAC">
        <w:rPr>
          <w:lang w:eastAsia="zh-HK"/>
        </w:rPr>
        <w:t>for</w:t>
      </w:r>
      <w:r w:rsidR="00701CEC" w:rsidRPr="004D6DAC">
        <w:rPr>
          <w:rFonts w:hint="eastAsia"/>
          <w:lang w:eastAsia="zh-HK"/>
        </w:rPr>
        <w:t xml:space="preserve"> </w:t>
      </w:r>
      <w:r w:rsidRPr="004D6DAC">
        <w:rPr>
          <w:rFonts w:hint="eastAsia"/>
          <w:lang w:eastAsia="zh-HK"/>
        </w:rPr>
        <w:t>24 hours every day.</w:t>
      </w:r>
    </w:p>
    <w:p w14:paraId="7D79F8A0" w14:textId="77777777" w:rsidR="00DD5CA1" w:rsidRPr="004D6DAC" w:rsidRDefault="00DD5CA1" w:rsidP="004D6DAC">
      <w:pPr>
        <w:pStyle w:val="aa"/>
        <w:numPr>
          <w:ilvl w:val="0"/>
          <w:numId w:val="20"/>
        </w:numPr>
        <w:rPr>
          <w:lang w:eastAsia="zh-HK"/>
        </w:rPr>
      </w:pPr>
      <w:r w:rsidRPr="004D6DAC">
        <w:rPr>
          <w:rFonts w:hint="eastAsia"/>
          <w:lang w:eastAsia="zh-HK"/>
        </w:rPr>
        <w:t xml:space="preserve">System </w:t>
      </w:r>
      <w:r w:rsidRPr="004D6DAC">
        <w:rPr>
          <w:lang w:eastAsia="zh-HK"/>
        </w:rPr>
        <w:t>re</w:t>
      </w:r>
      <w:r w:rsidRPr="004D6DAC">
        <w:rPr>
          <w:rFonts w:hint="eastAsia"/>
          <w:lang w:eastAsia="zh-HK"/>
        </w:rPr>
        <w:t xml:space="preserve">sponse time shall not exceed two seconds without </w:t>
      </w:r>
      <w:r w:rsidRPr="004D6DAC">
        <w:rPr>
          <w:lang w:eastAsia="zh-HK"/>
        </w:rPr>
        <w:t>up</w:t>
      </w:r>
      <w:r w:rsidRPr="004D6DAC">
        <w:rPr>
          <w:rFonts w:hint="eastAsia"/>
          <w:lang w:eastAsia="zh-HK"/>
        </w:rPr>
        <w:t>load document.</w:t>
      </w:r>
    </w:p>
    <w:p w14:paraId="4B441A0B" w14:textId="77777777" w:rsidR="00DD5CA1" w:rsidRPr="004D6DAC" w:rsidRDefault="00DD5CA1" w:rsidP="004D6DAC">
      <w:pPr>
        <w:pStyle w:val="aa"/>
        <w:numPr>
          <w:ilvl w:val="0"/>
          <w:numId w:val="20"/>
        </w:numPr>
        <w:rPr>
          <w:lang w:eastAsia="zh-HK"/>
        </w:rPr>
      </w:pPr>
      <w:r w:rsidRPr="004D6DAC">
        <w:rPr>
          <w:lang w:eastAsia="zh-HK"/>
        </w:rPr>
        <w:t>T</w:t>
      </w:r>
      <w:r w:rsidRPr="004D6DAC">
        <w:rPr>
          <w:rFonts w:hint="eastAsia"/>
          <w:lang w:eastAsia="zh-HK"/>
        </w:rPr>
        <w:t xml:space="preserve">he database storage shall be more </w:t>
      </w:r>
      <w:r w:rsidRPr="004D6DAC">
        <w:rPr>
          <w:lang w:eastAsia="zh-HK"/>
        </w:rPr>
        <w:t>than</w:t>
      </w:r>
      <w:r w:rsidR="00B72EFC" w:rsidRPr="004D6DAC">
        <w:rPr>
          <w:rFonts w:hint="eastAsia"/>
          <w:lang w:eastAsia="zh-HK"/>
        </w:rPr>
        <w:t xml:space="preserve"> 25GB. </w:t>
      </w:r>
    </w:p>
    <w:p w14:paraId="0EA80505" w14:textId="77777777" w:rsidR="00DD5CA1" w:rsidRPr="004D6DAC" w:rsidRDefault="004D6DAC" w:rsidP="004D6DAC">
      <w:pPr>
        <w:pStyle w:val="aa"/>
        <w:numPr>
          <w:ilvl w:val="0"/>
          <w:numId w:val="20"/>
        </w:numPr>
        <w:rPr>
          <w:lang w:eastAsia="zh-HK"/>
        </w:rPr>
      </w:pPr>
      <w:r w:rsidRPr="004D6DAC">
        <w:rPr>
          <w:lang w:eastAsia="zh-HK"/>
        </w:rPr>
        <w:t>CRM system</w:t>
      </w:r>
      <w:r w:rsidR="00B574B4">
        <w:rPr>
          <w:rStyle w:val="ae"/>
        </w:rPr>
        <w:commentReference w:id="55"/>
      </w:r>
      <w:r w:rsidR="00DD5CA1" w:rsidRPr="004D6DAC">
        <w:rPr>
          <w:rFonts w:hint="eastAsia"/>
          <w:lang w:eastAsia="zh-HK"/>
        </w:rPr>
        <w:t xml:space="preserve"> provides two language</w:t>
      </w:r>
      <w:r w:rsidR="00DD5CA1" w:rsidRPr="004D6DAC">
        <w:rPr>
          <w:lang w:eastAsia="zh-HK"/>
        </w:rPr>
        <w:t>s which are</w:t>
      </w:r>
      <w:r w:rsidR="00DD5CA1" w:rsidRPr="004D6DAC">
        <w:rPr>
          <w:rFonts w:hint="eastAsia"/>
          <w:lang w:eastAsia="zh-HK"/>
        </w:rPr>
        <w:t xml:space="preserve"> </w:t>
      </w:r>
      <w:r w:rsidR="00DD5CA1" w:rsidRPr="004D6DAC">
        <w:rPr>
          <w:lang w:eastAsia="zh-HK"/>
        </w:rPr>
        <w:t>Chinese</w:t>
      </w:r>
      <w:r w:rsidR="00DD5CA1" w:rsidRPr="004D6DAC">
        <w:rPr>
          <w:rFonts w:hint="eastAsia"/>
          <w:lang w:eastAsia="zh-HK"/>
        </w:rPr>
        <w:t xml:space="preserve"> and </w:t>
      </w:r>
      <w:r w:rsidR="00DD5CA1" w:rsidRPr="004D6DAC">
        <w:rPr>
          <w:lang w:eastAsia="zh-HK"/>
        </w:rPr>
        <w:t>English</w:t>
      </w:r>
      <w:r w:rsidR="00DD5CA1" w:rsidRPr="004D6DAC">
        <w:rPr>
          <w:rFonts w:hint="eastAsia"/>
          <w:lang w:eastAsia="zh-HK"/>
        </w:rPr>
        <w:t>.</w:t>
      </w:r>
      <w:r w:rsidR="006D3E46" w:rsidRPr="004D6DAC">
        <w:rPr>
          <w:rFonts w:hint="eastAsia"/>
          <w:lang w:eastAsia="zh-HK"/>
        </w:rPr>
        <w:t>(</w:t>
      </w:r>
      <w:r w:rsidR="006D3E46" w:rsidRPr="004D6DAC">
        <w:rPr>
          <w:lang w:eastAsia="zh-HK"/>
        </w:rPr>
        <w:t>because of culture problem)</w:t>
      </w:r>
    </w:p>
    <w:p w14:paraId="5ED54F4E" w14:textId="77777777" w:rsidR="00797EBD" w:rsidRPr="004D6DAC" w:rsidRDefault="00797EBD" w:rsidP="004D6DAC">
      <w:pPr>
        <w:pStyle w:val="aa"/>
        <w:numPr>
          <w:ilvl w:val="0"/>
          <w:numId w:val="20"/>
        </w:numPr>
        <w:rPr>
          <w:lang w:eastAsia="zh-HK"/>
        </w:rPr>
      </w:pPr>
      <w:r w:rsidRPr="004D6DAC">
        <w:rPr>
          <w:rFonts w:hint="eastAsia"/>
          <w:lang w:eastAsia="zh-HK"/>
        </w:rPr>
        <w:t xml:space="preserve">Users of CRM system shall be IT support or floor </w:t>
      </w:r>
      <w:r w:rsidRPr="004D6DAC">
        <w:rPr>
          <w:lang w:eastAsia="zh-HK"/>
        </w:rPr>
        <w:t>manager</w:t>
      </w:r>
      <w:r w:rsidR="00B574B4" w:rsidRPr="004D6DAC">
        <w:rPr>
          <w:lang w:eastAsia="zh-HK"/>
        </w:rPr>
        <w:t xml:space="preserve"> </w:t>
      </w:r>
      <w:r w:rsidR="006D3E46" w:rsidRPr="004D6DAC">
        <w:rPr>
          <w:lang w:eastAsia="zh-HK"/>
        </w:rPr>
        <w:t>(</w:t>
      </w:r>
      <w:r w:rsidRPr="004D6DAC">
        <w:rPr>
          <w:rFonts w:hint="eastAsia"/>
          <w:lang w:eastAsia="zh-HK"/>
        </w:rPr>
        <w:t xml:space="preserve">register </w:t>
      </w:r>
      <w:r w:rsidRPr="004D6DAC">
        <w:rPr>
          <w:lang w:eastAsia="zh-HK"/>
        </w:rPr>
        <w:t>in the</w:t>
      </w:r>
      <w:r w:rsidR="006D3E46" w:rsidRPr="004D6DAC">
        <w:rPr>
          <w:rFonts w:hint="eastAsia"/>
          <w:lang w:eastAsia="zh-HK"/>
        </w:rPr>
        <w:t xml:space="preserve"> system first</w:t>
      </w:r>
      <w:r w:rsidR="006D3E46" w:rsidRPr="004D6DAC">
        <w:rPr>
          <w:lang w:eastAsia="zh-HK"/>
        </w:rPr>
        <w:t>)</w:t>
      </w:r>
      <w:r w:rsidR="00B574B4" w:rsidRPr="004D6DAC">
        <w:rPr>
          <w:lang w:eastAsia="zh-HK"/>
        </w:rPr>
        <w:t>.</w:t>
      </w:r>
      <w:r w:rsidRPr="004D6DAC">
        <w:rPr>
          <w:rFonts w:hint="eastAsia"/>
          <w:lang w:eastAsia="zh-HK"/>
        </w:rPr>
        <w:t xml:space="preserve">  </w:t>
      </w:r>
    </w:p>
    <w:p w14:paraId="38504FE8" w14:textId="77777777" w:rsidR="00797EBD" w:rsidRPr="004D6DAC" w:rsidRDefault="00797EBD" w:rsidP="004D6DAC">
      <w:pPr>
        <w:pStyle w:val="aa"/>
        <w:numPr>
          <w:ilvl w:val="0"/>
          <w:numId w:val="20"/>
        </w:numPr>
        <w:rPr>
          <w:lang w:eastAsia="zh-HK"/>
        </w:rPr>
      </w:pPr>
      <w:r w:rsidRPr="004D6DAC">
        <w:rPr>
          <w:lang w:eastAsia="zh-HK"/>
        </w:rPr>
        <w:t>T</w:t>
      </w:r>
      <w:r w:rsidRPr="004D6DAC">
        <w:rPr>
          <w:rFonts w:hint="eastAsia"/>
          <w:lang w:eastAsia="zh-HK"/>
        </w:rPr>
        <w:t xml:space="preserve">he user name of </w:t>
      </w:r>
      <w:r w:rsidRPr="004D6DAC">
        <w:rPr>
          <w:lang w:eastAsia="zh-HK"/>
        </w:rPr>
        <w:t>an</w:t>
      </w:r>
      <w:r w:rsidRPr="004D6DAC">
        <w:rPr>
          <w:rFonts w:hint="eastAsia"/>
          <w:lang w:eastAsia="zh-HK"/>
        </w:rPr>
        <w:t xml:space="preserve"> account is used the front of their e-mail address</w:t>
      </w:r>
      <w:r w:rsidRPr="004D6DAC">
        <w:rPr>
          <w:lang w:eastAsia="zh-HK"/>
        </w:rPr>
        <w:t xml:space="preserve"> which is provided form the casino</w:t>
      </w:r>
      <w:r w:rsidRPr="004D6DAC">
        <w:rPr>
          <w:rFonts w:hint="eastAsia"/>
          <w:lang w:eastAsia="zh-HK"/>
        </w:rPr>
        <w:t>.</w:t>
      </w:r>
    </w:p>
    <w:p w14:paraId="7C1658AF" w14:textId="77777777" w:rsidR="00A80014" w:rsidRPr="004D6DAC" w:rsidRDefault="00797EBD" w:rsidP="004D6DAC">
      <w:pPr>
        <w:pStyle w:val="aa"/>
        <w:numPr>
          <w:ilvl w:val="0"/>
          <w:numId w:val="20"/>
        </w:numPr>
        <w:rPr>
          <w:lang w:eastAsia="zh-HK"/>
        </w:rPr>
      </w:pPr>
      <w:r w:rsidRPr="004D6DAC">
        <w:rPr>
          <w:lang w:eastAsia="zh-HK"/>
        </w:rPr>
        <w:t>W</w:t>
      </w:r>
      <w:r w:rsidRPr="004D6DAC">
        <w:rPr>
          <w:rFonts w:hint="eastAsia"/>
          <w:lang w:eastAsia="zh-HK"/>
        </w:rPr>
        <w:t xml:space="preserve">hen the IT </w:t>
      </w:r>
      <w:r w:rsidRPr="004D6DAC">
        <w:rPr>
          <w:lang w:eastAsia="zh-HK"/>
        </w:rPr>
        <w:t>support</w:t>
      </w:r>
      <w:r w:rsidRPr="004D6DAC">
        <w:rPr>
          <w:rFonts w:hint="eastAsia"/>
          <w:lang w:eastAsia="zh-HK"/>
        </w:rPr>
        <w:t xml:space="preserve"> finished </w:t>
      </w:r>
      <w:r w:rsidRPr="004D6DAC">
        <w:rPr>
          <w:lang w:eastAsia="zh-HK"/>
        </w:rPr>
        <w:t>their</w:t>
      </w:r>
      <w:r w:rsidRPr="004D6DAC">
        <w:rPr>
          <w:rFonts w:hint="eastAsia"/>
          <w:lang w:eastAsia="zh-HK"/>
        </w:rPr>
        <w:t xml:space="preserve"> maintenance work, they need to fill in a </w:t>
      </w:r>
      <w:r w:rsidR="00B574B4" w:rsidRPr="004D6DAC">
        <w:rPr>
          <w:lang w:eastAsia="zh-HK"/>
        </w:rPr>
        <w:t xml:space="preserve">digital </w:t>
      </w:r>
      <w:r w:rsidRPr="004D6DAC">
        <w:rPr>
          <w:lang w:eastAsia="zh-HK"/>
        </w:rPr>
        <w:t>maintenance</w:t>
      </w:r>
      <w:r w:rsidRPr="004D6DAC">
        <w:rPr>
          <w:rFonts w:hint="eastAsia"/>
          <w:lang w:eastAsia="zh-HK"/>
        </w:rPr>
        <w:t xml:space="preserve"> form which includes start time, finish time, reference number, content of work, </w:t>
      </w:r>
      <w:r w:rsidRPr="004D6DAC">
        <w:rPr>
          <w:lang w:eastAsia="zh-HK"/>
        </w:rPr>
        <w:t>confirm</w:t>
      </w:r>
      <w:r w:rsidRPr="004D6DAC">
        <w:rPr>
          <w:rFonts w:hint="eastAsia"/>
          <w:lang w:eastAsia="zh-HK"/>
        </w:rPr>
        <w:t xml:space="preserve">atory person, IT staff, </w:t>
      </w:r>
      <w:r w:rsidR="006D3E46" w:rsidRPr="004D6DAC">
        <w:rPr>
          <w:lang w:eastAsia="zh-HK"/>
        </w:rPr>
        <w:t xml:space="preserve">status, </w:t>
      </w:r>
      <w:r w:rsidRPr="004D6DAC">
        <w:rPr>
          <w:rFonts w:hint="eastAsia"/>
          <w:lang w:eastAsia="zh-HK"/>
        </w:rPr>
        <w:t>etc.</w:t>
      </w:r>
    </w:p>
    <w:p w14:paraId="005536E0" w14:textId="380F7539" w:rsidR="00797EBD" w:rsidRPr="004D6DAC" w:rsidRDefault="00797EBD" w:rsidP="004D6DAC">
      <w:pPr>
        <w:pStyle w:val="aa"/>
        <w:numPr>
          <w:ilvl w:val="0"/>
          <w:numId w:val="20"/>
        </w:numPr>
        <w:rPr>
          <w:lang w:eastAsia="zh-HK"/>
        </w:rPr>
      </w:pPr>
      <w:r w:rsidRPr="004D6DAC">
        <w:rPr>
          <w:rFonts w:hint="eastAsia"/>
          <w:lang w:eastAsia="zh-HK"/>
        </w:rPr>
        <w:t xml:space="preserve">Through upload the form then close </w:t>
      </w:r>
      <w:r w:rsidRPr="004D6DAC">
        <w:rPr>
          <w:lang w:eastAsia="zh-HK"/>
        </w:rPr>
        <w:t>correspond</w:t>
      </w:r>
      <w:r w:rsidRPr="004D6DAC">
        <w:rPr>
          <w:rFonts w:hint="eastAsia"/>
          <w:lang w:eastAsia="zh-HK"/>
        </w:rPr>
        <w:t>ing case</w:t>
      </w:r>
      <w:r w:rsidR="00B574B4" w:rsidRPr="004D6DAC">
        <w:rPr>
          <w:lang w:eastAsia="zh-HK"/>
        </w:rPr>
        <w:t xml:space="preserve"> </w:t>
      </w:r>
      <w:r w:rsidR="006D3E46" w:rsidRPr="004D6DAC">
        <w:rPr>
          <w:lang w:eastAsia="zh-HK"/>
        </w:rPr>
        <w:t>(o</w:t>
      </w:r>
      <w:r w:rsidRPr="004D6DAC">
        <w:rPr>
          <w:lang w:eastAsia="zh-HK"/>
        </w:rPr>
        <w:t xml:space="preserve">nly manager of the </w:t>
      </w:r>
      <w:r w:rsidR="00B42164">
        <w:rPr>
          <w:lang w:eastAsia="zh-HK"/>
        </w:rPr>
        <w:t>LT Game</w:t>
      </w:r>
      <w:r w:rsidRPr="004D6DAC">
        <w:rPr>
          <w:lang w:eastAsia="zh-HK"/>
        </w:rPr>
        <w:t xml:space="preserve"> can check and</w:t>
      </w:r>
      <w:r w:rsidR="006D3E46" w:rsidRPr="004D6DAC">
        <w:rPr>
          <w:lang w:eastAsia="zh-HK"/>
        </w:rPr>
        <w:t xml:space="preserve"> update reports)</w:t>
      </w:r>
      <w:r w:rsidR="00B574B4" w:rsidRPr="004D6DAC">
        <w:rPr>
          <w:lang w:eastAsia="zh-HK"/>
        </w:rPr>
        <w:t>.</w:t>
      </w:r>
    </w:p>
    <w:p w14:paraId="6026E83E" w14:textId="77777777" w:rsidR="00797EBD" w:rsidRPr="004D6DAC" w:rsidRDefault="008E42AC" w:rsidP="004D6DAC">
      <w:pPr>
        <w:pStyle w:val="aa"/>
        <w:numPr>
          <w:ilvl w:val="0"/>
          <w:numId w:val="20"/>
        </w:numPr>
        <w:rPr>
          <w:lang w:eastAsia="zh-HK"/>
        </w:rPr>
      </w:pPr>
      <w:r w:rsidRPr="004D6DAC">
        <w:rPr>
          <w:lang w:eastAsia="zh-HK"/>
        </w:rPr>
        <w:t>O</w:t>
      </w:r>
      <w:r w:rsidR="00797EBD" w:rsidRPr="004D6DAC">
        <w:rPr>
          <w:lang w:eastAsia="zh-HK"/>
        </w:rPr>
        <w:t>nce the report is sent, no change is accepted.</w:t>
      </w:r>
    </w:p>
    <w:p w14:paraId="4FA88D8E" w14:textId="77777777" w:rsidR="00797EBD" w:rsidRPr="004D6DAC" w:rsidRDefault="008E42AC" w:rsidP="004D6DAC">
      <w:pPr>
        <w:pStyle w:val="aa"/>
        <w:numPr>
          <w:ilvl w:val="0"/>
          <w:numId w:val="20"/>
        </w:numPr>
        <w:rPr>
          <w:lang w:eastAsia="zh-HK"/>
        </w:rPr>
      </w:pPr>
      <w:r w:rsidRPr="004D6DAC">
        <w:rPr>
          <w:lang w:eastAsia="zh-HK"/>
        </w:rPr>
        <w:t>A</w:t>
      </w:r>
      <w:r w:rsidR="00797EBD" w:rsidRPr="004D6DAC">
        <w:rPr>
          <w:rFonts w:hint="eastAsia"/>
          <w:lang w:eastAsia="zh-HK"/>
        </w:rPr>
        <w:t xml:space="preserve"> training course </w:t>
      </w:r>
      <w:r w:rsidRPr="004D6DAC">
        <w:rPr>
          <w:lang w:eastAsia="zh-HK"/>
        </w:rPr>
        <w:t xml:space="preserve">shall be provided </w:t>
      </w:r>
      <w:r w:rsidR="00797EBD" w:rsidRPr="004D6DAC">
        <w:rPr>
          <w:rFonts w:hint="eastAsia"/>
          <w:lang w:eastAsia="zh-HK"/>
        </w:rPr>
        <w:t xml:space="preserve">for the floor </w:t>
      </w:r>
      <w:r w:rsidR="00797EBD" w:rsidRPr="004D6DAC">
        <w:rPr>
          <w:lang w:eastAsia="zh-HK"/>
        </w:rPr>
        <w:t>manager</w:t>
      </w:r>
      <w:r w:rsidR="00797EBD" w:rsidRPr="004D6DAC">
        <w:rPr>
          <w:rFonts w:hint="eastAsia"/>
          <w:lang w:eastAsia="zh-HK"/>
        </w:rPr>
        <w:t xml:space="preserve"> </w:t>
      </w:r>
      <w:r w:rsidRPr="004D6DAC">
        <w:rPr>
          <w:lang w:eastAsia="zh-HK"/>
        </w:rPr>
        <w:t xml:space="preserve">so that they </w:t>
      </w:r>
      <w:r w:rsidR="00797EBD" w:rsidRPr="004D6DAC">
        <w:rPr>
          <w:rFonts w:hint="eastAsia"/>
          <w:lang w:eastAsia="zh-HK"/>
        </w:rPr>
        <w:t xml:space="preserve">can </w:t>
      </w:r>
      <w:r w:rsidR="006D3E46" w:rsidRPr="004D6DAC">
        <w:rPr>
          <w:lang w:eastAsia="zh-HK"/>
        </w:rPr>
        <w:t>use</w:t>
      </w:r>
      <w:r w:rsidRPr="004D6DAC">
        <w:rPr>
          <w:lang w:eastAsia="zh-HK"/>
        </w:rPr>
        <w:t xml:space="preserve"> the system more</w:t>
      </w:r>
      <w:r w:rsidR="00797EBD" w:rsidRPr="004D6DAC">
        <w:rPr>
          <w:rFonts w:hint="eastAsia"/>
          <w:lang w:eastAsia="zh-HK"/>
        </w:rPr>
        <w:t xml:space="preserve"> efficiently.</w:t>
      </w:r>
      <w:r w:rsidR="00797EBD" w:rsidRPr="004D6DAC">
        <w:rPr>
          <w:lang w:eastAsia="zh-HK"/>
        </w:rPr>
        <w:t xml:space="preserve"> The manager of the casino </w:t>
      </w:r>
      <w:r w:rsidRPr="004D6DAC">
        <w:rPr>
          <w:lang w:eastAsia="zh-HK"/>
        </w:rPr>
        <w:t xml:space="preserve">shall </w:t>
      </w:r>
      <w:r w:rsidR="00797EBD" w:rsidRPr="004D6DAC">
        <w:rPr>
          <w:lang w:eastAsia="zh-HK"/>
        </w:rPr>
        <w:t>be forced to use this system</w:t>
      </w:r>
      <w:r w:rsidR="006D3E46" w:rsidRPr="004D6DAC">
        <w:rPr>
          <w:lang w:eastAsia="zh-HK"/>
        </w:rPr>
        <w:t xml:space="preserve"> with the order fro</w:t>
      </w:r>
      <w:r w:rsidR="00797EBD" w:rsidRPr="004D6DAC">
        <w:rPr>
          <w:lang w:eastAsia="zh-HK"/>
        </w:rPr>
        <w:t>m their CEO. Any other forms of reports should not accept any more.</w:t>
      </w:r>
    </w:p>
    <w:p w14:paraId="104B728E" w14:textId="77777777" w:rsidR="00797EBD" w:rsidRPr="004D6DAC" w:rsidRDefault="00797EBD" w:rsidP="004D6DAC">
      <w:pPr>
        <w:pStyle w:val="aa"/>
        <w:numPr>
          <w:ilvl w:val="0"/>
          <w:numId w:val="20"/>
        </w:numPr>
        <w:rPr>
          <w:lang w:eastAsia="zh-HK"/>
        </w:rPr>
      </w:pPr>
      <w:r w:rsidRPr="004D6DAC">
        <w:rPr>
          <w:lang w:eastAsia="zh-HK"/>
        </w:rPr>
        <w:t>The system server should have a maintenance each week. All the reports should be check in this maintenance.</w:t>
      </w:r>
    </w:p>
    <w:p w14:paraId="39766FA1" w14:textId="77777777" w:rsidR="00797EBD" w:rsidRPr="004D6DAC" w:rsidRDefault="006D3E46" w:rsidP="004D6DAC">
      <w:pPr>
        <w:pStyle w:val="aa"/>
        <w:numPr>
          <w:ilvl w:val="0"/>
          <w:numId w:val="20"/>
        </w:numPr>
        <w:rPr>
          <w:lang w:eastAsia="zh-HK"/>
        </w:rPr>
      </w:pPr>
      <w:r w:rsidRPr="004D6DAC">
        <w:rPr>
          <w:lang w:eastAsia="zh-HK"/>
        </w:rPr>
        <w:t>A</w:t>
      </w:r>
      <w:r w:rsidR="00797EBD" w:rsidRPr="004D6DAC">
        <w:rPr>
          <w:lang w:eastAsia="zh-HK"/>
        </w:rPr>
        <w:t xml:space="preserve"> report is not yet closed for a week, a warning should appear to alert the manager to change the status of the report to emergency in the beginning of the maintenance time.</w:t>
      </w:r>
    </w:p>
    <w:p w14:paraId="0FA53641" w14:textId="53E4A454" w:rsidR="00797EBD" w:rsidRPr="00442543" w:rsidRDefault="006D3E46" w:rsidP="004D6DAC">
      <w:pPr>
        <w:pStyle w:val="aa"/>
        <w:numPr>
          <w:ilvl w:val="0"/>
          <w:numId w:val="20"/>
        </w:numPr>
        <w:rPr>
          <w:lang w:eastAsia="zh-HK"/>
        </w:rPr>
      </w:pPr>
      <w:r w:rsidRPr="00442543">
        <w:rPr>
          <w:lang w:eastAsia="zh-HK"/>
        </w:rPr>
        <w:t xml:space="preserve">For </w:t>
      </w:r>
      <w:r w:rsidR="00797EBD" w:rsidRPr="00442543">
        <w:rPr>
          <w:lang w:eastAsia="zh-HK"/>
        </w:rPr>
        <w:t xml:space="preserve">not yet closed </w:t>
      </w:r>
      <w:r w:rsidR="008E42AC" w:rsidRPr="00442543">
        <w:rPr>
          <w:lang w:eastAsia="zh-HK"/>
        </w:rPr>
        <w:t>cases</w:t>
      </w:r>
      <w:r w:rsidR="00797EBD" w:rsidRPr="00442543">
        <w:rPr>
          <w:lang w:eastAsia="zh-HK"/>
        </w:rPr>
        <w:t xml:space="preserve">, an email should be send to both the manager of the </w:t>
      </w:r>
      <w:r w:rsidR="00B42164" w:rsidRPr="00442543">
        <w:rPr>
          <w:lang w:eastAsia="zh-HK"/>
        </w:rPr>
        <w:t>LT Game</w:t>
      </w:r>
      <w:r w:rsidR="00797EBD" w:rsidRPr="00442543">
        <w:rPr>
          <w:lang w:eastAsia="zh-HK"/>
        </w:rPr>
        <w:t>. This maintenance should be done with a copy of all the reports in the server offline.</w:t>
      </w:r>
      <w:r w:rsidR="00CA11A2" w:rsidRPr="00442543">
        <w:rPr>
          <w:lang w:eastAsia="zh-HK"/>
        </w:rPr>
        <w:t xml:space="preserve">  </w:t>
      </w:r>
      <w:r w:rsidR="00797EBD" w:rsidRPr="00442543">
        <w:rPr>
          <w:lang w:eastAsia="zh-HK"/>
        </w:rPr>
        <w:t xml:space="preserve"> Once all the reports are checked, update to the server process should be done within 2 minutes.</w:t>
      </w:r>
    </w:p>
    <w:p w14:paraId="501F0905" w14:textId="77777777" w:rsidR="00027818" w:rsidRPr="004D6DAC" w:rsidRDefault="006D3E46" w:rsidP="004D6DAC">
      <w:pPr>
        <w:pStyle w:val="aa"/>
        <w:numPr>
          <w:ilvl w:val="0"/>
          <w:numId w:val="20"/>
        </w:numPr>
        <w:rPr>
          <w:lang w:eastAsia="zh-HK"/>
        </w:rPr>
      </w:pPr>
      <w:r w:rsidRPr="004D6DAC">
        <w:rPr>
          <w:rFonts w:eastAsia="ＭＳ 明朝"/>
          <w:lang w:eastAsia="ja-JP"/>
        </w:rPr>
        <w:t>S</w:t>
      </w:r>
      <w:r w:rsidR="00797EBD" w:rsidRPr="004D6DAC">
        <w:rPr>
          <w:rFonts w:eastAsia="ＭＳ 明朝"/>
          <w:lang w:eastAsia="ja-JP"/>
        </w:rPr>
        <w:t>ystem server should not shut down over 2 minutes including maintenance. If unexpected shut down happen, all the reports should be kept in the buffer of the client side.</w:t>
      </w:r>
      <w:r w:rsidRPr="004D6DAC">
        <w:rPr>
          <w:rFonts w:eastAsia="ＭＳ 明朝"/>
          <w:lang w:eastAsia="ja-JP"/>
        </w:rPr>
        <w:t xml:space="preserve">  </w:t>
      </w:r>
      <w:r w:rsidR="00797EBD" w:rsidRPr="004D6DAC">
        <w:rPr>
          <w:rFonts w:eastAsia="ＭＳ 明朝"/>
          <w:lang w:eastAsia="ja-JP"/>
        </w:rPr>
        <w:t>Once the system is recovery all the buffered report should be uploaded to the server automatically. Fail to send report due to the server shut down is not acceptable.</w:t>
      </w:r>
    </w:p>
    <w:p w14:paraId="51A9E180" w14:textId="77777777" w:rsidR="0054307D" w:rsidRPr="00B72EFC" w:rsidRDefault="0054307D" w:rsidP="00EB3A57">
      <w:pPr>
        <w:pStyle w:val="3"/>
        <w:jc w:val="both"/>
        <w:rPr>
          <w:color w:val="000000" w:themeColor="text1"/>
          <w:lang w:eastAsia="zh-HK"/>
        </w:rPr>
      </w:pPr>
      <w:bookmarkStart w:id="56" w:name="_Toc402351176"/>
      <w:r w:rsidRPr="00B72EFC">
        <w:rPr>
          <w:rFonts w:hint="eastAsia"/>
          <w:color w:val="000000" w:themeColor="text1"/>
          <w:lang w:eastAsia="zh-HK"/>
        </w:rPr>
        <w:t>Domain requirements</w:t>
      </w:r>
      <w:bookmarkEnd w:id="56"/>
    </w:p>
    <w:p w14:paraId="7D3CDFC9" w14:textId="77777777" w:rsidR="00797EBD" w:rsidRPr="004D6DAC" w:rsidRDefault="00D30337" w:rsidP="004D6DAC">
      <w:pPr>
        <w:pStyle w:val="aa"/>
        <w:numPr>
          <w:ilvl w:val="0"/>
          <w:numId w:val="23"/>
        </w:numPr>
        <w:rPr>
          <w:lang w:eastAsia="zh-HK"/>
        </w:rPr>
      </w:pPr>
      <w:r w:rsidRPr="004D6DAC">
        <w:rPr>
          <w:rFonts w:hint="eastAsia"/>
          <w:lang w:eastAsia="zh-HK"/>
        </w:rPr>
        <w:t xml:space="preserve">The CRM </w:t>
      </w:r>
      <w:r w:rsidRPr="004D6DAC">
        <w:rPr>
          <w:lang w:eastAsia="zh-HK"/>
        </w:rPr>
        <w:t>system</w:t>
      </w:r>
      <w:r w:rsidR="008F3A80" w:rsidRPr="004D6DAC">
        <w:rPr>
          <w:lang w:eastAsia="zh-HK"/>
        </w:rPr>
        <w:t xml:space="preserve"> (both server side and client side)</w:t>
      </w:r>
      <w:r w:rsidRPr="004D6DAC">
        <w:rPr>
          <w:rFonts w:hint="eastAsia"/>
          <w:lang w:eastAsia="zh-HK"/>
        </w:rPr>
        <w:t xml:space="preserve"> shall run on windows os and mac os which are the most common personal computer platform.  </w:t>
      </w:r>
    </w:p>
    <w:p w14:paraId="23621EA1" w14:textId="77777777" w:rsidR="00192826" w:rsidRPr="004D6DAC" w:rsidRDefault="00D30337" w:rsidP="004D6DAC">
      <w:pPr>
        <w:pStyle w:val="aa"/>
        <w:numPr>
          <w:ilvl w:val="0"/>
          <w:numId w:val="23"/>
        </w:numPr>
        <w:rPr>
          <w:lang w:eastAsia="zh-HK"/>
        </w:rPr>
      </w:pPr>
      <w:r w:rsidRPr="004D6DAC">
        <w:rPr>
          <w:rFonts w:hint="eastAsia"/>
          <w:lang w:eastAsia="zh-HK"/>
        </w:rPr>
        <w:t xml:space="preserve">Main using the web technology </w:t>
      </w:r>
      <w:r w:rsidRPr="004D6DAC">
        <w:rPr>
          <w:lang w:eastAsia="zh-HK"/>
        </w:rPr>
        <w:t>establishes</w:t>
      </w:r>
      <w:r w:rsidRPr="004D6DAC">
        <w:rPr>
          <w:rFonts w:hint="eastAsia"/>
          <w:lang w:eastAsia="zh-HK"/>
        </w:rPr>
        <w:t xml:space="preserve"> this system.</w:t>
      </w:r>
      <w:r w:rsidR="00A8695E" w:rsidRPr="004D6DAC">
        <w:rPr>
          <w:rFonts w:hint="eastAsia"/>
          <w:lang w:eastAsia="zh-HK"/>
        </w:rPr>
        <w:t xml:space="preserve">  </w:t>
      </w:r>
      <w:r w:rsidR="00A8695E" w:rsidRPr="004D6DAC">
        <w:rPr>
          <w:lang w:eastAsia="zh-HK"/>
        </w:rPr>
        <w:t>T</w:t>
      </w:r>
      <w:r w:rsidR="00A8695E" w:rsidRPr="004D6DAC">
        <w:rPr>
          <w:rFonts w:hint="eastAsia"/>
          <w:lang w:eastAsia="zh-HK"/>
        </w:rPr>
        <w:t xml:space="preserve">herefore, it must have network </w:t>
      </w:r>
      <w:r w:rsidR="00A8695E" w:rsidRPr="004D6DAC">
        <w:rPr>
          <w:lang w:eastAsia="zh-HK"/>
        </w:rPr>
        <w:t>co</w:t>
      </w:r>
      <w:r w:rsidR="00A8695E" w:rsidRPr="004D6DAC">
        <w:rPr>
          <w:rFonts w:hint="eastAsia"/>
          <w:lang w:eastAsia="zh-HK"/>
        </w:rPr>
        <w:t>nnection</w:t>
      </w:r>
      <w:r w:rsidR="00AA53F2" w:rsidRPr="004D6DAC">
        <w:rPr>
          <w:rFonts w:hint="eastAsia"/>
          <w:lang w:eastAsia="zh-HK"/>
        </w:rPr>
        <w:t xml:space="preserve"> in a computer</w:t>
      </w:r>
      <w:r w:rsidR="00AA53F2" w:rsidRPr="00C52E41">
        <w:rPr>
          <w:rFonts w:hint="eastAsia"/>
          <w:lang w:eastAsia="zh-HK"/>
        </w:rPr>
        <w:t xml:space="preserve">. </w:t>
      </w:r>
    </w:p>
    <w:p w14:paraId="063DBCAA" w14:textId="77777777" w:rsidR="00454859" w:rsidRDefault="00454859" w:rsidP="005B51DE">
      <w:pPr>
        <w:pStyle w:val="1"/>
        <w:rPr>
          <w:lang w:eastAsia="zh-CN"/>
        </w:rPr>
      </w:pPr>
      <w:bookmarkStart w:id="57" w:name="_Toc402351177"/>
      <w:r w:rsidRPr="00C52E41">
        <w:t>System Implementation</w:t>
      </w:r>
      <w:bookmarkEnd w:id="57"/>
    </w:p>
    <w:p w14:paraId="097B85C0" w14:textId="77777777" w:rsidR="002A41B8" w:rsidRPr="002A41B8" w:rsidRDefault="002A41B8" w:rsidP="002A41B8">
      <w:pPr>
        <w:rPr>
          <w:rFonts w:eastAsiaTheme="minorEastAsia"/>
          <w:lang w:eastAsia="zh-CN"/>
        </w:rPr>
      </w:pPr>
      <w:r>
        <w:rPr>
          <w:rFonts w:eastAsiaTheme="minorEastAsia" w:hint="eastAsia"/>
          <w:lang w:eastAsia="zh-CN"/>
        </w:rPr>
        <w:t xml:space="preserve">To implement the improved system, the project is going to rebuild the system. </w:t>
      </w:r>
    </w:p>
    <w:p w14:paraId="62C6CEDF" w14:textId="77777777" w:rsidR="00F90901" w:rsidRDefault="00F90901" w:rsidP="00F90901">
      <w:pPr>
        <w:pStyle w:val="2"/>
        <w:rPr>
          <w:rFonts w:eastAsiaTheme="minorEastAsia"/>
          <w:lang w:eastAsia="zh-CN"/>
        </w:rPr>
      </w:pPr>
      <w:r>
        <w:rPr>
          <w:rFonts w:eastAsiaTheme="minorEastAsia" w:hint="eastAsia"/>
          <w:lang w:eastAsia="zh-CN"/>
        </w:rPr>
        <w:t xml:space="preserve">   </w:t>
      </w:r>
      <w:bookmarkStart w:id="58" w:name="_Toc402351178"/>
      <w:r>
        <w:rPr>
          <w:rFonts w:eastAsiaTheme="minorEastAsia" w:hint="eastAsia"/>
          <w:lang w:eastAsia="zh-CN"/>
        </w:rPr>
        <w:t>Platforms</w:t>
      </w:r>
      <w:bookmarkEnd w:id="58"/>
    </w:p>
    <w:p w14:paraId="7FFB1CB8" w14:textId="77777777" w:rsidR="00F90901" w:rsidRDefault="00F90901" w:rsidP="00F90901">
      <w:pPr>
        <w:rPr>
          <w:rFonts w:eastAsiaTheme="minorEastAsia"/>
          <w:lang w:eastAsia="zh-CN"/>
        </w:rPr>
      </w:pPr>
      <w:r>
        <w:rPr>
          <w:rFonts w:eastAsiaTheme="minorEastAsia" w:hint="eastAsia"/>
          <w:lang w:eastAsia="zh-CN"/>
        </w:rPr>
        <w:t xml:space="preserve">To implement the CRM system, the </w:t>
      </w:r>
      <w:r w:rsidR="00B83EF9">
        <w:rPr>
          <w:rFonts w:eastAsiaTheme="minorEastAsia" w:hint="eastAsia"/>
          <w:lang w:eastAsia="zh-CN"/>
        </w:rPr>
        <w:t xml:space="preserve">PhpStorm </w:t>
      </w:r>
      <w:r>
        <w:rPr>
          <w:rFonts w:eastAsiaTheme="minorEastAsia" w:hint="eastAsia"/>
          <w:lang w:eastAsia="zh-CN"/>
        </w:rPr>
        <w:t>would be used as the main</w:t>
      </w:r>
      <w:r w:rsidR="00B83EF9">
        <w:rPr>
          <w:rFonts w:eastAsiaTheme="minorEastAsia" w:hint="eastAsia"/>
          <w:lang w:eastAsia="zh-CN"/>
        </w:rPr>
        <w:t xml:space="preserve"> development tool.</w:t>
      </w:r>
    </w:p>
    <w:p w14:paraId="5F89CBA2" w14:textId="77777777" w:rsidR="00B83EF9" w:rsidRPr="00B83EF9" w:rsidRDefault="00B83EF9" w:rsidP="00F90901">
      <w:pPr>
        <w:rPr>
          <w:rFonts w:eastAsiaTheme="minorEastAsia"/>
          <w:lang w:eastAsia="zh-CN"/>
        </w:rPr>
      </w:pPr>
      <w:r>
        <w:rPr>
          <w:rFonts w:eastAsiaTheme="minorEastAsia" w:hint="eastAsia"/>
          <w:lang w:eastAsia="zh-CN"/>
        </w:rPr>
        <w:t xml:space="preserve">The server side, Apache will be used, and MySQL would be used as database side.  </w:t>
      </w:r>
    </w:p>
    <w:p w14:paraId="4455EB61" w14:textId="77777777" w:rsidR="002960D6" w:rsidRPr="00C52E41" w:rsidRDefault="00F90901" w:rsidP="00F90901">
      <w:pPr>
        <w:pStyle w:val="2"/>
        <w:numPr>
          <w:ilvl w:val="0"/>
          <w:numId w:val="0"/>
        </w:numPr>
        <w:jc w:val="both"/>
        <w:rPr>
          <w:sz w:val="32"/>
          <w:szCs w:val="32"/>
        </w:rPr>
      </w:pPr>
      <w:bookmarkStart w:id="59" w:name="_Toc402351179"/>
      <w:r>
        <w:rPr>
          <w:rFonts w:eastAsiaTheme="minorEastAsia" w:hint="eastAsia"/>
          <w:sz w:val="32"/>
          <w:szCs w:val="32"/>
          <w:lang w:eastAsia="zh-CN"/>
        </w:rPr>
        <w:t>4.2</w:t>
      </w:r>
      <w:r>
        <w:rPr>
          <w:rFonts w:eastAsiaTheme="minorEastAsia" w:hint="eastAsia"/>
          <w:sz w:val="32"/>
          <w:szCs w:val="32"/>
          <w:lang w:eastAsia="zh-CN"/>
        </w:rPr>
        <w:tab/>
      </w:r>
      <w:r w:rsidR="00CC51F3" w:rsidRPr="00C52E41">
        <w:rPr>
          <w:sz w:val="32"/>
          <w:szCs w:val="32"/>
        </w:rPr>
        <w:t>Architecture</w:t>
      </w:r>
      <w:bookmarkEnd w:id="59"/>
    </w:p>
    <w:p w14:paraId="2F33C6CD" w14:textId="77777777" w:rsidR="00136AFB" w:rsidRDefault="00136AFB" w:rsidP="00136AFB">
      <w:pPr>
        <w:jc w:val="both"/>
        <w:rPr>
          <w:rFonts w:eastAsiaTheme="minorEastAsia"/>
          <w:lang w:eastAsia="zh-CN"/>
        </w:rPr>
      </w:pPr>
      <w:r w:rsidRPr="00C52E41">
        <w:rPr>
          <w:rFonts w:eastAsiaTheme="minorEastAsia" w:hint="eastAsia"/>
          <w:lang w:eastAsia="zh-CN"/>
        </w:rPr>
        <w:t>The client-server web application follows MVC software design pattern.</w:t>
      </w:r>
    </w:p>
    <w:p w14:paraId="705E62CA" w14:textId="77777777" w:rsidR="004930FA" w:rsidRDefault="004930FA" w:rsidP="00136AFB">
      <w:pPr>
        <w:jc w:val="both"/>
        <w:rPr>
          <w:rFonts w:eastAsiaTheme="minorEastAsia"/>
          <w:lang w:eastAsia="zh-CN"/>
        </w:rPr>
      </w:pPr>
      <w:r>
        <w:rPr>
          <w:rFonts w:eastAsiaTheme="minorEastAsia" w:hint="eastAsia"/>
          <w:lang w:eastAsia="zh-CN"/>
        </w:rPr>
        <w:t>Model</w:t>
      </w:r>
    </w:p>
    <w:p w14:paraId="7000C1B0" w14:textId="77777777" w:rsidR="00B9573F" w:rsidRDefault="004930FA" w:rsidP="00136AFB">
      <w:pPr>
        <w:jc w:val="both"/>
        <w:rPr>
          <w:rFonts w:eastAsiaTheme="minorEastAsia"/>
          <w:lang w:eastAsia="zh-CN"/>
        </w:rPr>
      </w:pPr>
      <w:r>
        <w:rPr>
          <w:rFonts w:eastAsiaTheme="minorEastAsia" w:hint="eastAsia"/>
          <w:lang w:eastAsia="zh-CN"/>
        </w:rPr>
        <w:t>The model is the permanent storage of the data used in the overall process.  It links the View component and the Control component</w:t>
      </w:r>
      <w:r w:rsidR="00B9573F">
        <w:rPr>
          <w:rFonts w:eastAsiaTheme="minorEastAsia" w:hint="eastAsia"/>
          <w:lang w:eastAsia="zh-CN"/>
        </w:rPr>
        <w:t xml:space="preserve">.  </w:t>
      </w:r>
      <w:r w:rsidR="00B9573F">
        <w:rPr>
          <w:rFonts w:eastAsiaTheme="minorEastAsia"/>
          <w:lang w:eastAsia="zh-CN"/>
        </w:rPr>
        <w:t>Its</w:t>
      </w:r>
      <w:r w:rsidR="00B9573F">
        <w:rPr>
          <w:rFonts w:eastAsiaTheme="minorEastAsia" w:hint="eastAsia"/>
          <w:lang w:eastAsia="zh-CN"/>
        </w:rPr>
        <w:t xml:space="preserve"> purpose is to process data into its permanent storage.</w:t>
      </w:r>
    </w:p>
    <w:p w14:paraId="681362C3" w14:textId="77777777" w:rsidR="00B9573F" w:rsidRDefault="00B9573F" w:rsidP="00136AFB">
      <w:pPr>
        <w:jc w:val="both"/>
        <w:rPr>
          <w:rFonts w:eastAsiaTheme="minorEastAsia"/>
          <w:lang w:eastAsia="zh-CN"/>
        </w:rPr>
      </w:pPr>
      <w:r>
        <w:rPr>
          <w:rFonts w:eastAsiaTheme="minorEastAsia" w:hint="eastAsia"/>
          <w:lang w:eastAsia="zh-CN"/>
        </w:rPr>
        <w:t>View</w:t>
      </w:r>
    </w:p>
    <w:p w14:paraId="4AC0CD59" w14:textId="77777777" w:rsidR="004B399F" w:rsidRDefault="004B399F" w:rsidP="00136AFB">
      <w:pPr>
        <w:jc w:val="both"/>
        <w:rPr>
          <w:rFonts w:eastAsiaTheme="minorEastAsia"/>
          <w:lang w:eastAsia="zh-CN"/>
        </w:rPr>
      </w:pPr>
      <w:r>
        <w:rPr>
          <w:rFonts w:eastAsiaTheme="minorEastAsia" w:hint="eastAsia"/>
          <w:lang w:eastAsia="zh-CN"/>
        </w:rPr>
        <w:t>The view is where data requested from database output to the users.  It generates and displays HTML to the users.  It also processes dynamic content.</w:t>
      </w:r>
    </w:p>
    <w:p w14:paraId="6192A87F" w14:textId="77777777" w:rsidR="004B399F" w:rsidRDefault="004B399F" w:rsidP="00136AFB">
      <w:pPr>
        <w:jc w:val="both"/>
        <w:rPr>
          <w:rFonts w:eastAsiaTheme="minorEastAsia"/>
          <w:lang w:eastAsia="zh-CN"/>
        </w:rPr>
      </w:pPr>
      <w:r>
        <w:rPr>
          <w:rFonts w:eastAsiaTheme="minorEastAsia" w:hint="eastAsia"/>
          <w:lang w:eastAsia="zh-CN"/>
        </w:rPr>
        <w:t>Controller</w:t>
      </w:r>
    </w:p>
    <w:p w14:paraId="5256EFD2" w14:textId="77777777" w:rsidR="004B399F" w:rsidRDefault="004B399F" w:rsidP="00136AFB">
      <w:pPr>
        <w:jc w:val="both"/>
        <w:rPr>
          <w:rFonts w:eastAsiaTheme="minorEastAsia"/>
          <w:lang w:eastAsia="zh-CN"/>
        </w:rPr>
      </w:pPr>
      <w:r>
        <w:rPr>
          <w:rFonts w:eastAsiaTheme="minorEastAsia" w:hint="eastAsia"/>
          <w:lang w:eastAsia="zh-CN"/>
        </w:rPr>
        <w:t>The controller is to handle the users</w:t>
      </w:r>
      <w:r>
        <w:rPr>
          <w:rFonts w:eastAsiaTheme="minorEastAsia"/>
          <w:lang w:eastAsia="zh-CN"/>
        </w:rPr>
        <w:t>’</w:t>
      </w:r>
      <w:r>
        <w:rPr>
          <w:rFonts w:eastAsiaTheme="minorEastAsia" w:hint="eastAsia"/>
          <w:lang w:eastAsia="zh-CN"/>
        </w:rPr>
        <w:t xml:space="preserve"> inputs and submit, and update</w:t>
      </w:r>
      <w:r w:rsidR="008E42AC">
        <w:rPr>
          <w:rFonts w:eastAsiaTheme="minorEastAsia"/>
          <w:lang w:eastAsia="zh-CN"/>
        </w:rPr>
        <w:t>s</w:t>
      </w:r>
      <w:r>
        <w:rPr>
          <w:rFonts w:eastAsiaTheme="minorEastAsia" w:hint="eastAsia"/>
          <w:lang w:eastAsia="zh-CN"/>
        </w:rPr>
        <w:t xml:space="preserve"> the Model accordingly.  When the users interact with View</w:t>
      </w:r>
      <w:r w:rsidR="009D031E">
        <w:rPr>
          <w:rFonts w:eastAsiaTheme="minorEastAsia"/>
          <w:lang w:eastAsia="zh-CN"/>
        </w:rPr>
        <w:t xml:space="preserve"> </w:t>
      </w:r>
      <w:r>
        <w:rPr>
          <w:rFonts w:eastAsiaTheme="minorEastAsia" w:hint="eastAsia"/>
          <w:lang w:eastAsia="zh-CN"/>
        </w:rPr>
        <w:t>(such as submitting forms), and the functions of Controller would be triggered.</w:t>
      </w:r>
    </w:p>
    <w:p w14:paraId="6C3B2367" w14:textId="77777777" w:rsidR="004B399F" w:rsidRDefault="004B399F" w:rsidP="00136AFB">
      <w:pPr>
        <w:jc w:val="both"/>
        <w:rPr>
          <w:rFonts w:eastAsiaTheme="minorEastAsia"/>
          <w:lang w:eastAsia="zh-CN"/>
        </w:rPr>
      </w:pPr>
    </w:p>
    <w:p w14:paraId="33CA17A3" w14:textId="77777777" w:rsidR="004B399F" w:rsidRPr="00C52E41" w:rsidRDefault="004B399F" w:rsidP="00136AFB">
      <w:pPr>
        <w:jc w:val="both"/>
        <w:rPr>
          <w:rFonts w:eastAsiaTheme="minorEastAsia"/>
          <w:lang w:eastAsia="zh-CN"/>
        </w:rPr>
      </w:pPr>
    </w:p>
    <w:p w14:paraId="6AF98D5F" w14:textId="77777777" w:rsidR="008910F1" w:rsidRDefault="008910F1">
      <w:pPr>
        <w:spacing w:before="0" w:after="200" w:line="276" w:lineRule="auto"/>
        <w:rPr>
          <w:noProof/>
          <w:lang w:eastAsia="zh-CN"/>
        </w:rPr>
      </w:pPr>
      <w:r>
        <w:rPr>
          <w:noProof/>
          <w:lang w:eastAsia="zh-CN"/>
        </w:rPr>
        <w:br w:type="page"/>
      </w:r>
    </w:p>
    <w:p w14:paraId="02B16875" w14:textId="77777777" w:rsidR="008910F1" w:rsidRDefault="00136AFB" w:rsidP="006B0D9B">
      <w:pPr>
        <w:jc w:val="both"/>
        <w:rPr>
          <w:rFonts w:eastAsiaTheme="minorEastAsia"/>
          <w:lang w:eastAsia="zh-CN"/>
        </w:rPr>
      </w:pPr>
      <w:r w:rsidRPr="00C52E41">
        <w:rPr>
          <w:noProof/>
          <w:lang w:eastAsia="zh-CN"/>
        </w:rPr>
        <w:drawing>
          <wp:inline distT="0" distB="0" distL="0" distR="0" wp14:anchorId="1A4D9E67" wp14:editId="2EC2970E">
            <wp:extent cx="5732145" cy="3723038"/>
            <wp:effectExtent l="19050" t="0" r="1905"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5732145" cy="3723038"/>
                    </a:xfrm>
                    <a:prstGeom prst="rect">
                      <a:avLst/>
                    </a:prstGeom>
                    <a:noFill/>
                    <a:ln w="9525">
                      <a:noFill/>
                      <a:miter lim="800000"/>
                      <a:headEnd/>
                      <a:tailEnd/>
                    </a:ln>
                  </pic:spPr>
                </pic:pic>
              </a:graphicData>
            </a:graphic>
          </wp:inline>
        </w:drawing>
      </w:r>
    </w:p>
    <w:p w14:paraId="6B00F631" w14:textId="77777777" w:rsidR="006C2CCB" w:rsidRPr="00C52E41" w:rsidRDefault="008910F1" w:rsidP="008910F1">
      <w:pPr>
        <w:spacing w:before="0" w:after="200" w:line="276" w:lineRule="auto"/>
        <w:rPr>
          <w:rFonts w:eastAsiaTheme="minorEastAsia"/>
          <w:lang w:eastAsia="zh-CN"/>
        </w:rPr>
      </w:pPr>
      <w:r>
        <w:rPr>
          <w:rFonts w:eastAsiaTheme="minorEastAsia"/>
          <w:lang w:eastAsia="zh-CN"/>
        </w:rPr>
        <w:br w:type="page"/>
      </w:r>
    </w:p>
    <w:p w14:paraId="1EF19DA8" w14:textId="77777777" w:rsidR="00136AFB" w:rsidRPr="00C52E41" w:rsidRDefault="00CC51F3" w:rsidP="00136AFB">
      <w:pPr>
        <w:pStyle w:val="2"/>
        <w:jc w:val="both"/>
        <w:rPr>
          <w:sz w:val="32"/>
          <w:szCs w:val="32"/>
        </w:rPr>
      </w:pPr>
      <w:bookmarkStart w:id="60" w:name="_Toc402351180"/>
      <w:r w:rsidRPr="00C52E41">
        <w:rPr>
          <w:sz w:val="32"/>
          <w:szCs w:val="32"/>
        </w:rPr>
        <w:t>Data Modelling</w:t>
      </w:r>
      <w:bookmarkEnd w:id="60"/>
    </w:p>
    <w:p w14:paraId="3639F725" w14:textId="77777777" w:rsidR="004F6474" w:rsidRPr="008910F1" w:rsidRDefault="00136AFB" w:rsidP="004F6474">
      <w:pPr>
        <w:pStyle w:val="3"/>
        <w:rPr>
          <w:rFonts w:eastAsiaTheme="minorEastAsia"/>
          <w:lang w:eastAsia="zh-CN"/>
        </w:rPr>
      </w:pPr>
      <w:bookmarkStart w:id="61" w:name="_Toc402351181"/>
      <w:r w:rsidRPr="00C52E41">
        <w:t>Identifying</w:t>
      </w:r>
      <w:r w:rsidRPr="00C52E41">
        <w:rPr>
          <w:rFonts w:hint="eastAsia"/>
        </w:rPr>
        <w:t xml:space="preserve"> entity type</w:t>
      </w:r>
      <w:bookmarkEnd w:id="61"/>
    </w:p>
    <w:tbl>
      <w:tblPr>
        <w:tblStyle w:val="ad"/>
        <w:tblpPr w:leftFromText="180" w:rightFromText="180" w:vertAnchor="text" w:horzAnchor="page" w:tblpX="1884" w:tblpY="329"/>
        <w:tblW w:w="0" w:type="auto"/>
        <w:tblLook w:val="04A0" w:firstRow="1" w:lastRow="0" w:firstColumn="1" w:lastColumn="0" w:noHBand="0" w:noVBand="1"/>
      </w:tblPr>
      <w:tblGrid>
        <w:gridCol w:w="1790"/>
        <w:gridCol w:w="2781"/>
        <w:gridCol w:w="1536"/>
        <w:gridCol w:w="3136"/>
      </w:tblGrid>
      <w:tr w:rsidR="008910F1" w:rsidRPr="00C52E41" w14:paraId="49842B54" w14:textId="77777777" w:rsidTr="008910F1">
        <w:tc>
          <w:tcPr>
            <w:tcW w:w="1790" w:type="dxa"/>
          </w:tcPr>
          <w:p w14:paraId="68CB1A5C" w14:textId="77777777" w:rsidR="008910F1" w:rsidRPr="00C52E41" w:rsidRDefault="008910F1" w:rsidP="008910F1">
            <w:pPr>
              <w:pStyle w:val="a6"/>
              <w:rPr>
                <w:lang w:eastAsia="zh-TW"/>
              </w:rPr>
            </w:pPr>
            <w:r w:rsidRPr="00C52E41">
              <w:rPr>
                <w:rFonts w:hint="eastAsia"/>
                <w:lang w:eastAsia="zh-TW"/>
              </w:rPr>
              <w:t>Entity name</w:t>
            </w:r>
          </w:p>
        </w:tc>
        <w:tc>
          <w:tcPr>
            <w:tcW w:w="2781" w:type="dxa"/>
          </w:tcPr>
          <w:p w14:paraId="52BF260B" w14:textId="77777777" w:rsidR="008910F1" w:rsidRPr="00C52E41" w:rsidRDefault="008910F1" w:rsidP="008910F1">
            <w:pPr>
              <w:pStyle w:val="a6"/>
              <w:rPr>
                <w:lang w:eastAsia="zh-TW"/>
              </w:rPr>
            </w:pPr>
            <w:r w:rsidRPr="00C52E41">
              <w:rPr>
                <w:rFonts w:hint="eastAsia"/>
                <w:lang w:eastAsia="zh-TW"/>
              </w:rPr>
              <w:t>Description</w:t>
            </w:r>
          </w:p>
        </w:tc>
        <w:tc>
          <w:tcPr>
            <w:tcW w:w="1536" w:type="dxa"/>
          </w:tcPr>
          <w:p w14:paraId="0A23600C" w14:textId="77777777" w:rsidR="008910F1" w:rsidRPr="00C52E41" w:rsidRDefault="008910F1" w:rsidP="008910F1">
            <w:pPr>
              <w:pStyle w:val="a6"/>
              <w:rPr>
                <w:lang w:eastAsia="zh-TW"/>
              </w:rPr>
            </w:pPr>
            <w:r w:rsidRPr="00C52E41">
              <w:rPr>
                <w:rFonts w:hint="eastAsia"/>
                <w:lang w:eastAsia="zh-TW"/>
              </w:rPr>
              <w:t>Aliases</w:t>
            </w:r>
          </w:p>
        </w:tc>
        <w:tc>
          <w:tcPr>
            <w:tcW w:w="3136" w:type="dxa"/>
          </w:tcPr>
          <w:p w14:paraId="0A285CFE" w14:textId="77777777" w:rsidR="008910F1" w:rsidRPr="00C52E41" w:rsidRDefault="008910F1" w:rsidP="008910F1">
            <w:pPr>
              <w:pStyle w:val="a6"/>
              <w:rPr>
                <w:lang w:eastAsia="zh-TW"/>
              </w:rPr>
            </w:pPr>
            <w:r w:rsidRPr="00C52E41">
              <w:rPr>
                <w:rFonts w:hint="eastAsia"/>
                <w:lang w:eastAsia="zh-TW"/>
              </w:rPr>
              <w:t>Occurrence</w:t>
            </w:r>
          </w:p>
        </w:tc>
      </w:tr>
      <w:tr w:rsidR="008910F1" w:rsidRPr="00C52E41" w14:paraId="6148920E" w14:textId="77777777" w:rsidTr="008910F1">
        <w:tc>
          <w:tcPr>
            <w:tcW w:w="1790" w:type="dxa"/>
          </w:tcPr>
          <w:p w14:paraId="6E7F120D" w14:textId="77777777" w:rsidR="008910F1" w:rsidRPr="00C52E41" w:rsidRDefault="008910F1" w:rsidP="008910F1">
            <w:pPr>
              <w:pStyle w:val="a6"/>
              <w:rPr>
                <w:rFonts w:eastAsiaTheme="minorEastAsia"/>
                <w:lang w:eastAsia="zh-CN"/>
              </w:rPr>
            </w:pPr>
            <w:r w:rsidRPr="00C52E41">
              <w:rPr>
                <w:rFonts w:eastAsiaTheme="minorEastAsia" w:hint="eastAsia"/>
                <w:lang w:eastAsia="zh-CN"/>
              </w:rPr>
              <w:t>Staff</w:t>
            </w:r>
          </w:p>
        </w:tc>
        <w:tc>
          <w:tcPr>
            <w:tcW w:w="2781" w:type="dxa"/>
          </w:tcPr>
          <w:p w14:paraId="1BE46314" w14:textId="77777777" w:rsidR="008910F1" w:rsidRPr="00C52E41" w:rsidRDefault="008910F1" w:rsidP="008910F1">
            <w:pPr>
              <w:pStyle w:val="a6"/>
              <w:rPr>
                <w:lang w:eastAsia="zh-TW"/>
              </w:rPr>
            </w:pPr>
            <w:r w:rsidRPr="00C52E41">
              <w:rPr>
                <w:rFonts w:hint="eastAsia"/>
                <w:lang w:eastAsia="zh-TW"/>
              </w:rPr>
              <w:t xml:space="preserve">General term describing all the </w:t>
            </w:r>
            <w:r w:rsidRPr="00C52E41">
              <w:rPr>
                <w:rFonts w:eastAsiaTheme="minorEastAsia" w:hint="eastAsia"/>
                <w:lang w:eastAsia="zh-CN"/>
              </w:rPr>
              <w:t>staffs in the casinos</w:t>
            </w:r>
            <w:r w:rsidRPr="00C52E41">
              <w:rPr>
                <w:rFonts w:hint="eastAsia"/>
                <w:lang w:eastAsia="zh-TW"/>
              </w:rPr>
              <w:t xml:space="preserve"> who </w:t>
            </w:r>
            <w:r w:rsidRPr="00C52E41">
              <w:rPr>
                <w:rFonts w:eastAsiaTheme="minorEastAsia" w:hint="eastAsia"/>
                <w:lang w:eastAsia="zh-CN"/>
              </w:rPr>
              <w:t xml:space="preserve">takes responsible of reporting machine problem and </w:t>
            </w:r>
            <w:r w:rsidRPr="00C52E41">
              <w:rPr>
                <w:rFonts w:hint="eastAsia"/>
                <w:lang w:eastAsia="zh-TW"/>
              </w:rPr>
              <w:t>have registered the website.</w:t>
            </w:r>
          </w:p>
        </w:tc>
        <w:tc>
          <w:tcPr>
            <w:tcW w:w="1536" w:type="dxa"/>
          </w:tcPr>
          <w:p w14:paraId="23B9AE8A" w14:textId="77777777" w:rsidR="008910F1" w:rsidRPr="00C52E41" w:rsidRDefault="008910F1" w:rsidP="008910F1">
            <w:pPr>
              <w:pStyle w:val="a6"/>
              <w:rPr>
                <w:rFonts w:eastAsiaTheme="minorEastAsia"/>
                <w:lang w:eastAsia="zh-CN"/>
              </w:rPr>
            </w:pPr>
            <w:r>
              <w:rPr>
                <w:rFonts w:eastAsiaTheme="minorEastAsia" w:hint="eastAsia"/>
                <w:lang w:eastAsia="zh-CN"/>
              </w:rPr>
              <w:t>floorManager</w:t>
            </w:r>
          </w:p>
        </w:tc>
        <w:tc>
          <w:tcPr>
            <w:tcW w:w="3136" w:type="dxa"/>
          </w:tcPr>
          <w:p w14:paraId="2569A76C" w14:textId="77777777" w:rsidR="008910F1" w:rsidRPr="00C52E41" w:rsidRDefault="008910F1" w:rsidP="008910F1">
            <w:pPr>
              <w:pStyle w:val="a6"/>
              <w:rPr>
                <w:lang w:eastAsia="zh-TW"/>
              </w:rPr>
            </w:pPr>
            <w:r w:rsidRPr="00C52E41">
              <w:rPr>
                <w:rFonts w:hint="eastAsia"/>
                <w:lang w:eastAsia="zh-TW"/>
              </w:rPr>
              <w:t xml:space="preserve">Each </w:t>
            </w:r>
            <w:r w:rsidRPr="00C52E41">
              <w:rPr>
                <w:rFonts w:eastAsiaTheme="minorEastAsia" w:hint="eastAsia"/>
                <w:lang w:eastAsia="zh-CN"/>
              </w:rPr>
              <w:t>staff</w:t>
            </w:r>
            <w:r w:rsidRPr="00C52E41">
              <w:rPr>
                <w:rFonts w:hint="eastAsia"/>
                <w:lang w:eastAsia="zh-TW"/>
              </w:rPr>
              <w:t xml:space="preserve"> who has registered the </w:t>
            </w:r>
            <w:r w:rsidRPr="00C52E41">
              <w:rPr>
                <w:lang w:eastAsia="zh-TW"/>
              </w:rPr>
              <w:t>website</w:t>
            </w:r>
            <w:r w:rsidRPr="00C52E41">
              <w:rPr>
                <w:rFonts w:hint="eastAsia"/>
                <w:lang w:eastAsia="zh-TW"/>
              </w:rPr>
              <w:t xml:space="preserve"> then will be able to </w:t>
            </w:r>
            <w:r w:rsidRPr="00C52E41">
              <w:rPr>
                <w:rFonts w:eastAsiaTheme="minorEastAsia" w:hint="eastAsia"/>
                <w:lang w:eastAsia="zh-CN"/>
              </w:rPr>
              <w:t xml:space="preserve">report problems. </w:t>
            </w:r>
            <w:r w:rsidRPr="00C52E41">
              <w:rPr>
                <w:rFonts w:hint="eastAsia"/>
                <w:lang w:eastAsia="zh-TW"/>
              </w:rPr>
              <w:t>.</w:t>
            </w:r>
          </w:p>
        </w:tc>
      </w:tr>
      <w:tr w:rsidR="008910F1" w:rsidRPr="00C52E41" w14:paraId="2477F726" w14:textId="77777777" w:rsidTr="008910F1">
        <w:trPr>
          <w:trHeight w:val="1926"/>
        </w:trPr>
        <w:tc>
          <w:tcPr>
            <w:tcW w:w="1790" w:type="dxa"/>
          </w:tcPr>
          <w:p w14:paraId="3818094A" w14:textId="77777777" w:rsidR="008910F1" w:rsidRPr="00C52E41" w:rsidRDefault="008910F1" w:rsidP="008910F1">
            <w:pPr>
              <w:pStyle w:val="a6"/>
              <w:rPr>
                <w:rFonts w:eastAsiaTheme="minorEastAsia"/>
                <w:lang w:eastAsia="zh-CN"/>
              </w:rPr>
            </w:pPr>
            <w:r>
              <w:rPr>
                <w:rFonts w:eastAsiaTheme="minorEastAsia" w:hint="eastAsia"/>
                <w:lang w:eastAsia="zh-CN"/>
              </w:rPr>
              <w:t>Operator</w:t>
            </w:r>
          </w:p>
        </w:tc>
        <w:tc>
          <w:tcPr>
            <w:tcW w:w="2781" w:type="dxa"/>
          </w:tcPr>
          <w:p w14:paraId="0D292C6F" w14:textId="42CD1A81" w:rsidR="008910F1" w:rsidRPr="00C52E41" w:rsidRDefault="008910F1" w:rsidP="008910F1">
            <w:pPr>
              <w:pStyle w:val="a6"/>
              <w:rPr>
                <w:rFonts w:eastAsiaTheme="minorEastAsia"/>
                <w:lang w:eastAsia="zh-CN"/>
              </w:rPr>
            </w:pPr>
            <w:r>
              <w:rPr>
                <w:rFonts w:eastAsiaTheme="minorEastAsia" w:hint="eastAsia"/>
                <w:lang w:eastAsia="zh-CN"/>
              </w:rPr>
              <w:t xml:space="preserve">General term describing </w:t>
            </w:r>
            <w:r w:rsidR="00DC7781">
              <w:rPr>
                <w:rFonts w:eastAsiaTheme="minorEastAsia" w:hint="eastAsia"/>
                <w:lang w:eastAsia="zh-CN"/>
              </w:rPr>
              <w:t xml:space="preserve">the all the operators in the </w:t>
            </w:r>
            <w:r w:rsidR="00B42164">
              <w:rPr>
                <w:rFonts w:eastAsiaTheme="minorEastAsia" w:hint="eastAsia"/>
                <w:lang w:eastAsia="zh-CN"/>
              </w:rPr>
              <w:t>LT Game</w:t>
            </w:r>
            <w:r>
              <w:rPr>
                <w:rFonts w:eastAsiaTheme="minorEastAsia" w:hint="eastAsia"/>
                <w:lang w:eastAsia="zh-CN"/>
              </w:rPr>
              <w:t xml:space="preserve"> company who takes the responsibility of tracking and reporting the status of the machine problem.</w:t>
            </w:r>
          </w:p>
        </w:tc>
        <w:tc>
          <w:tcPr>
            <w:tcW w:w="1536" w:type="dxa"/>
          </w:tcPr>
          <w:p w14:paraId="7F9A5BE9" w14:textId="77777777" w:rsidR="008910F1" w:rsidRPr="00C52E41" w:rsidRDefault="008910F1" w:rsidP="008910F1">
            <w:pPr>
              <w:pStyle w:val="a6"/>
              <w:rPr>
                <w:rFonts w:eastAsiaTheme="minorEastAsia"/>
                <w:lang w:eastAsia="zh-CN"/>
              </w:rPr>
            </w:pPr>
            <w:r>
              <w:rPr>
                <w:rFonts w:eastAsiaTheme="minorEastAsia" w:hint="eastAsia"/>
                <w:lang w:eastAsia="zh-CN"/>
              </w:rPr>
              <w:t>Operator</w:t>
            </w:r>
          </w:p>
        </w:tc>
        <w:tc>
          <w:tcPr>
            <w:tcW w:w="3136" w:type="dxa"/>
          </w:tcPr>
          <w:p w14:paraId="5FC505AF" w14:textId="77777777" w:rsidR="008910F1" w:rsidRPr="004F6474" w:rsidRDefault="008910F1" w:rsidP="008910F1">
            <w:pPr>
              <w:pStyle w:val="a6"/>
              <w:rPr>
                <w:rFonts w:eastAsiaTheme="minorEastAsia"/>
                <w:lang w:eastAsia="zh-CN"/>
              </w:rPr>
            </w:pPr>
            <w:r>
              <w:rPr>
                <w:rFonts w:eastAsiaTheme="minorEastAsia" w:hint="eastAsia"/>
                <w:lang w:eastAsia="zh-CN"/>
              </w:rPr>
              <w:t xml:space="preserve">Each operator who has registered the website then will be able to manage the post from the staffs in casinos. </w:t>
            </w:r>
          </w:p>
        </w:tc>
      </w:tr>
      <w:tr w:rsidR="008910F1" w:rsidRPr="00C52E41" w14:paraId="0FBD44B3" w14:textId="77777777" w:rsidTr="008910F1">
        <w:trPr>
          <w:trHeight w:val="1926"/>
        </w:trPr>
        <w:tc>
          <w:tcPr>
            <w:tcW w:w="1790" w:type="dxa"/>
          </w:tcPr>
          <w:p w14:paraId="295127DA" w14:textId="77777777" w:rsidR="008910F1" w:rsidRPr="00C52E41" w:rsidRDefault="007E1CEA" w:rsidP="008910F1">
            <w:pPr>
              <w:pStyle w:val="a6"/>
              <w:rPr>
                <w:rFonts w:eastAsiaTheme="minorEastAsia"/>
                <w:lang w:eastAsia="zh-CN"/>
              </w:rPr>
            </w:pPr>
            <w:r>
              <w:rPr>
                <w:rFonts w:eastAsiaTheme="minorEastAsia" w:hint="eastAsia"/>
                <w:lang w:eastAsia="zh-CN"/>
              </w:rPr>
              <w:t>Case</w:t>
            </w:r>
          </w:p>
        </w:tc>
        <w:tc>
          <w:tcPr>
            <w:tcW w:w="2781" w:type="dxa"/>
          </w:tcPr>
          <w:p w14:paraId="29728EC5" w14:textId="77777777" w:rsidR="008910F1" w:rsidRPr="00C52E41" w:rsidRDefault="008910F1" w:rsidP="008910F1">
            <w:pPr>
              <w:pStyle w:val="a6"/>
              <w:rPr>
                <w:rFonts w:eastAsiaTheme="minorEastAsia"/>
                <w:lang w:eastAsia="zh-CN"/>
              </w:rPr>
            </w:pPr>
            <w:r w:rsidRPr="00C52E41">
              <w:rPr>
                <w:rFonts w:hint="eastAsia"/>
                <w:lang w:eastAsia="zh-TW"/>
              </w:rPr>
              <w:t xml:space="preserve">General term describing what </w:t>
            </w:r>
            <w:r w:rsidRPr="00C52E41">
              <w:rPr>
                <w:rFonts w:eastAsiaTheme="minorEastAsia" w:hint="eastAsia"/>
                <w:lang w:eastAsia="zh-CN"/>
              </w:rPr>
              <w:t>problem the staff has reported, with the post status, which are pending, under solving, solved.</w:t>
            </w:r>
          </w:p>
        </w:tc>
        <w:tc>
          <w:tcPr>
            <w:tcW w:w="1536" w:type="dxa"/>
          </w:tcPr>
          <w:p w14:paraId="2ADBD45D" w14:textId="77777777" w:rsidR="008910F1" w:rsidRPr="00C52E41" w:rsidRDefault="008910F1" w:rsidP="007E1CEA">
            <w:pPr>
              <w:pStyle w:val="a6"/>
              <w:rPr>
                <w:rFonts w:eastAsiaTheme="minorEastAsia"/>
                <w:lang w:eastAsia="zh-CN"/>
              </w:rPr>
            </w:pPr>
            <w:r w:rsidRPr="00C52E41">
              <w:rPr>
                <w:rFonts w:eastAsiaTheme="minorEastAsia" w:hint="eastAsia"/>
                <w:lang w:eastAsia="zh-CN"/>
              </w:rPr>
              <w:t>P</w:t>
            </w:r>
            <w:r w:rsidR="007E1CEA">
              <w:rPr>
                <w:rFonts w:eastAsiaTheme="minorEastAsia" w:hint="eastAsia"/>
                <w:lang w:eastAsia="zh-CN"/>
              </w:rPr>
              <w:t>ost</w:t>
            </w:r>
          </w:p>
        </w:tc>
        <w:tc>
          <w:tcPr>
            <w:tcW w:w="3136" w:type="dxa"/>
          </w:tcPr>
          <w:p w14:paraId="4E6EC17C" w14:textId="77777777" w:rsidR="008910F1" w:rsidRDefault="008910F1" w:rsidP="008910F1">
            <w:pPr>
              <w:pStyle w:val="a6"/>
              <w:rPr>
                <w:rFonts w:eastAsiaTheme="minorEastAsia"/>
                <w:lang w:eastAsia="zh-CN"/>
              </w:rPr>
            </w:pPr>
            <w:r w:rsidRPr="00C52E41">
              <w:rPr>
                <w:rFonts w:hint="eastAsia"/>
                <w:lang w:eastAsia="zh-TW"/>
              </w:rPr>
              <w:t xml:space="preserve">Each </w:t>
            </w:r>
            <w:r w:rsidRPr="00C52E41">
              <w:rPr>
                <w:rFonts w:eastAsiaTheme="minorEastAsia" w:hint="eastAsia"/>
                <w:lang w:eastAsia="zh-CN"/>
              </w:rPr>
              <w:t>post</w:t>
            </w:r>
            <w:r w:rsidRPr="00C52E41">
              <w:rPr>
                <w:rFonts w:hint="eastAsia"/>
                <w:lang w:eastAsia="zh-TW"/>
              </w:rPr>
              <w:t xml:space="preserve"> shows which </w:t>
            </w:r>
            <w:r w:rsidRPr="00C52E41">
              <w:rPr>
                <w:rFonts w:eastAsiaTheme="minorEastAsia" w:hint="eastAsia"/>
                <w:lang w:eastAsia="zh-CN"/>
              </w:rPr>
              <w:t>staff reported it</w:t>
            </w:r>
            <w:r w:rsidRPr="00C52E41">
              <w:rPr>
                <w:rFonts w:hint="eastAsia"/>
                <w:lang w:eastAsia="zh-TW"/>
              </w:rPr>
              <w:t xml:space="preserve"> and the </w:t>
            </w:r>
            <w:r w:rsidRPr="00C52E41">
              <w:rPr>
                <w:rFonts w:eastAsiaTheme="minorEastAsia" w:hint="eastAsia"/>
                <w:lang w:eastAsia="zh-CN"/>
              </w:rPr>
              <w:t xml:space="preserve">post </w:t>
            </w:r>
            <w:r w:rsidRPr="00C52E41">
              <w:rPr>
                <w:rFonts w:hint="eastAsia"/>
                <w:lang w:eastAsia="zh-TW"/>
              </w:rPr>
              <w:t>status.</w:t>
            </w:r>
          </w:p>
          <w:p w14:paraId="0A0199C0" w14:textId="77777777" w:rsidR="008910F1" w:rsidRDefault="008910F1" w:rsidP="008910F1">
            <w:pPr>
              <w:pStyle w:val="a6"/>
              <w:rPr>
                <w:rFonts w:eastAsiaTheme="minorEastAsia"/>
                <w:lang w:eastAsia="zh-CN"/>
              </w:rPr>
            </w:pPr>
          </w:p>
          <w:p w14:paraId="7A741D35" w14:textId="77777777" w:rsidR="008910F1" w:rsidRDefault="008910F1" w:rsidP="008910F1">
            <w:pPr>
              <w:pStyle w:val="a6"/>
              <w:rPr>
                <w:rFonts w:eastAsiaTheme="minorEastAsia"/>
                <w:lang w:eastAsia="zh-CN"/>
              </w:rPr>
            </w:pPr>
          </w:p>
          <w:p w14:paraId="53917EE0" w14:textId="77777777" w:rsidR="008910F1" w:rsidRPr="004F6474" w:rsidRDefault="008910F1" w:rsidP="008910F1">
            <w:pPr>
              <w:pStyle w:val="a6"/>
              <w:rPr>
                <w:rFonts w:eastAsiaTheme="minorEastAsia"/>
                <w:lang w:eastAsia="zh-CN"/>
              </w:rPr>
            </w:pPr>
          </w:p>
        </w:tc>
      </w:tr>
    </w:tbl>
    <w:p w14:paraId="6B013B06" w14:textId="77777777" w:rsidR="00D862B7" w:rsidRDefault="00106E8F" w:rsidP="004F6474">
      <w:pPr>
        <w:rPr>
          <w:rFonts w:eastAsiaTheme="minorEastAsia"/>
          <w:lang w:eastAsia="zh-CN"/>
        </w:rPr>
      </w:pPr>
      <w:r>
        <w:rPr>
          <w:rFonts w:eastAsiaTheme="minorEastAsia" w:hint="eastAsia"/>
          <w:noProof/>
          <w:lang w:eastAsia="zh-CN"/>
        </w:rPr>
        <w:drawing>
          <wp:anchor distT="0" distB="0" distL="114300" distR="114300" simplePos="0" relativeHeight="251657216" behindDoc="1" locked="0" layoutInCell="1" allowOverlap="1" wp14:anchorId="7A29D26B" wp14:editId="317A4703">
            <wp:simplePos x="0" y="0"/>
            <wp:positionH relativeFrom="column">
              <wp:posOffset>-389890</wp:posOffset>
            </wp:positionH>
            <wp:positionV relativeFrom="paragraph">
              <wp:posOffset>3152775</wp:posOffset>
            </wp:positionV>
            <wp:extent cx="8221345" cy="6352540"/>
            <wp:effectExtent l="0" t="0" r="0" b="0"/>
            <wp:wrapTight wrapText="bothSides">
              <wp:wrapPolygon edited="0">
                <wp:start x="1602" y="7579"/>
                <wp:lineTo x="1652" y="9522"/>
                <wp:lineTo x="16016" y="9522"/>
                <wp:lineTo x="16066" y="9522"/>
                <wp:lineTo x="16116" y="8745"/>
                <wp:lineTo x="16116" y="8615"/>
                <wp:lineTo x="16066" y="7643"/>
                <wp:lineTo x="16066" y="7579"/>
                <wp:lineTo x="1602" y="7579"/>
              </wp:wrapPolygon>
            </wp:wrapTight>
            <wp:docPr id="8" name="图片 2" descr="C:\Users\Administrator\Desktop\Class Diagram - New Pag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esktop\Class Diagram - New Page (1).png"/>
                    <pic:cNvPicPr>
                      <a:picLocks noChangeAspect="1" noChangeArrowheads="1"/>
                    </pic:cNvPicPr>
                  </pic:nvPicPr>
                  <pic:blipFill>
                    <a:blip r:embed="rId12" cstate="print"/>
                    <a:srcRect/>
                    <a:stretch>
                      <a:fillRect/>
                    </a:stretch>
                  </pic:blipFill>
                  <pic:spPr bwMode="auto">
                    <a:xfrm>
                      <a:off x="0" y="0"/>
                      <a:ext cx="8221345" cy="6352540"/>
                    </a:xfrm>
                    <a:prstGeom prst="rect">
                      <a:avLst/>
                    </a:prstGeom>
                    <a:noFill/>
                    <a:ln w="9525">
                      <a:noFill/>
                      <a:miter lim="800000"/>
                      <a:headEnd/>
                      <a:tailEnd/>
                    </a:ln>
                  </pic:spPr>
                </pic:pic>
              </a:graphicData>
            </a:graphic>
          </wp:anchor>
        </w:drawing>
      </w:r>
    </w:p>
    <w:p w14:paraId="294257A2" w14:textId="77777777" w:rsidR="004F6474" w:rsidRDefault="00D862B7" w:rsidP="004F6474">
      <w:pPr>
        <w:rPr>
          <w:rFonts w:eastAsiaTheme="minorEastAsia"/>
          <w:lang w:eastAsia="zh-CN"/>
        </w:rPr>
      </w:pPr>
      <w:r>
        <w:rPr>
          <w:rFonts w:eastAsiaTheme="minorEastAsia" w:hint="eastAsia"/>
          <w:lang w:eastAsia="zh-CN"/>
        </w:rPr>
        <w:t>The following is the state diagram of the database schema</w:t>
      </w:r>
    </w:p>
    <w:p w14:paraId="71289E77" w14:textId="77777777" w:rsidR="00D862B7" w:rsidRDefault="00D862B7" w:rsidP="004F6474">
      <w:pPr>
        <w:rPr>
          <w:rFonts w:eastAsiaTheme="minorEastAsia"/>
          <w:lang w:eastAsia="zh-CN"/>
        </w:rPr>
      </w:pPr>
    </w:p>
    <w:p w14:paraId="3E543969" w14:textId="77777777" w:rsidR="004F6474" w:rsidRDefault="004F6474" w:rsidP="004F6474">
      <w:pPr>
        <w:rPr>
          <w:rFonts w:eastAsiaTheme="minorEastAsia"/>
          <w:lang w:eastAsia="zh-CN"/>
        </w:rPr>
      </w:pPr>
    </w:p>
    <w:p w14:paraId="402B467D" w14:textId="77777777" w:rsidR="004F6474" w:rsidRDefault="004F6474" w:rsidP="004F6474">
      <w:pPr>
        <w:rPr>
          <w:rFonts w:eastAsiaTheme="minorEastAsia"/>
          <w:lang w:eastAsia="zh-CN"/>
        </w:rPr>
      </w:pPr>
    </w:p>
    <w:p w14:paraId="573BFEFA" w14:textId="77777777" w:rsidR="004F6474" w:rsidRDefault="004F6474" w:rsidP="004F6474">
      <w:pPr>
        <w:rPr>
          <w:rFonts w:eastAsiaTheme="minorEastAsia"/>
          <w:lang w:eastAsia="zh-CN"/>
        </w:rPr>
      </w:pPr>
    </w:p>
    <w:p w14:paraId="33B1A74B" w14:textId="77777777" w:rsidR="004F6474" w:rsidRDefault="004F6474" w:rsidP="004F6474">
      <w:pPr>
        <w:rPr>
          <w:rFonts w:eastAsiaTheme="minorEastAsia"/>
          <w:lang w:eastAsia="zh-CN"/>
        </w:rPr>
      </w:pPr>
    </w:p>
    <w:p w14:paraId="416BC65B" w14:textId="77777777" w:rsidR="004F6474" w:rsidRDefault="004F6474" w:rsidP="004F6474">
      <w:pPr>
        <w:rPr>
          <w:rFonts w:eastAsiaTheme="minorEastAsia"/>
          <w:lang w:eastAsia="zh-CN"/>
        </w:rPr>
      </w:pPr>
    </w:p>
    <w:p w14:paraId="5EA5704A" w14:textId="77777777" w:rsidR="00526493" w:rsidRPr="009B318B" w:rsidRDefault="00526493" w:rsidP="006B0D9B">
      <w:pPr>
        <w:jc w:val="both"/>
        <w:rPr>
          <w:rFonts w:eastAsiaTheme="minorEastAsia"/>
          <w:lang w:eastAsia="zh-CN"/>
        </w:rPr>
      </w:pPr>
    </w:p>
    <w:tbl>
      <w:tblPr>
        <w:tblStyle w:val="ad"/>
        <w:tblW w:w="8931" w:type="dxa"/>
        <w:tblInd w:w="108" w:type="dxa"/>
        <w:tblLayout w:type="fixed"/>
        <w:tblLook w:val="04A0" w:firstRow="1" w:lastRow="0" w:firstColumn="1" w:lastColumn="0" w:noHBand="0" w:noVBand="1"/>
      </w:tblPr>
      <w:tblGrid>
        <w:gridCol w:w="1394"/>
        <w:gridCol w:w="1577"/>
        <w:gridCol w:w="1991"/>
        <w:gridCol w:w="2126"/>
        <w:gridCol w:w="850"/>
        <w:gridCol w:w="993"/>
      </w:tblGrid>
      <w:tr w:rsidR="00FC4F09" w:rsidRPr="00C52E41" w14:paraId="0EE78EBD" w14:textId="77777777" w:rsidTr="00526493">
        <w:tc>
          <w:tcPr>
            <w:tcW w:w="1394" w:type="dxa"/>
            <w:tcBorders>
              <w:bottom w:val="single" w:sz="4" w:space="0" w:color="auto"/>
            </w:tcBorders>
          </w:tcPr>
          <w:p w14:paraId="0BD1C1EB" w14:textId="77777777" w:rsidR="00FC4F09" w:rsidRPr="00C52E41" w:rsidRDefault="00FC4F09" w:rsidP="00084A48">
            <w:pPr>
              <w:pStyle w:val="a6"/>
              <w:rPr>
                <w:lang w:eastAsia="zh-TW"/>
              </w:rPr>
            </w:pPr>
            <w:r w:rsidRPr="00C52E41">
              <w:rPr>
                <w:lang w:eastAsia="zh-TW"/>
              </w:rPr>
              <w:t>E</w:t>
            </w:r>
            <w:r w:rsidRPr="00C52E41">
              <w:rPr>
                <w:rFonts w:hint="eastAsia"/>
                <w:lang w:eastAsia="zh-TW"/>
              </w:rPr>
              <w:t>ntity name</w:t>
            </w:r>
          </w:p>
        </w:tc>
        <w:tc>
          <w:tcPr>
            <w:tcW w:w="1577" w:type="dxa"/>
            <w:tcBorders>
              <w:bottom w:val="single" w:sz="4" w:space="0" w:color="auto"/>
            </w:tcBorders>
          </w:tcPr>
          <w:p w14:paraId="09091197" w14:textId="77777777" w:rsidR="00FC4F09" w:rsidRPr="00C52E41" w:rsidRDefault="00FC4F09" w:rsidP="00084A48">
            <w:pPr>
              <w:pStyle w:val="a6"/>
              <w:rPr>
                <w:lang w:eastAsia="zh-TW"/>
              </w:rPr>
            </w:pPr>
            <w:r w:rsidRPr="00C52E41">
              <w:rPr>
                <w:lang w:eastAsia="zh-TW"/>
              </w:rPr>
              <w:t>A</w:t>
            </w:r>
            <w:r w:rsidRPr="00C52E41">
              <w:rPr>
                <w:rFonts w:hint="eastAsia"/>
                <w:lang w:eastAsia="zh-TW"/>
              </w:rPr>
              <w:t>ttributes</w:t>
            </w:r>
          </w:p>
        </w:tc>
        <w:tc>
          <w:tcPr>
            <w:tcW w:w="1991" w:type="dxa"/>
            <w:tcBorders>
              <w:bottom w:val="single" w:sz="4" w:space="0" w:color="auto"/>
            </w:tcBorders>
          </w:tcPr>
          <w:p w14:paraId="3BF490B1" w14:textId="77777777" w:rsidR="00FC4F09" w:rsidRPr="00C52E41" w:rsidRDefault="00FC4F09" w:rsidP="00084A48">
            <w:pPr>
              <w:pStyle w:val="a6"/>
              <w:rPr>
                <w:lang w:eastAsia="zh-TW"/>
              </w:rPr>
            </w:pPr>
            <w:r w:rsidRPr="00C52E41">
              <w:rPr>
                <w:lang w:eastAsia="zh-TW"/>
              </w:rPr>
              <w:t>D</w:t>
            </w:r>
            <w:r w:rsidRPr="00C52E41">
              <w:rPr>
                <w:rFonts w:hint="eastAsia"/>
                <w:lang w:eastAsia="zh-TW"/>
              </w:rPr>
              <w:t>escription</w:t>
            </w:r>
          </w:p>
        </w:tc>
        <w:tc>
          <w:tcPr>
            <w:tcW w:w="2126" w:type="dxa"/>
            <w:tcBorders>
              <w:bottom w:val="single" w:sz="4" w:space="0" w:color="auto"/>
            </w:tcBorders>
          </w:tcPr>
          <w:p w14:paraId="305FB10A" w14:textId="77777777" w:rsidR="00FC4F09" w:rsidRPr="00C52E41" w:rsidRDefault="00FC4F09" w:rsidP="00084A48">
            <w:pPr>
              <w:pStyle w:val="a6"/>
              <w:rPr>
                <w:lang w:eastAsia="zh-TW"/>
              </w:rPr>
            </w:pPr>
            <w:r w:rsidRPr="00C52E41">
              <w:rPr>
                <w:lang w:eastAsia="zh-TW"/>
              </w:rPr>
              <w:t>D</w:t>
            </w:r>
            <w:r w:rsidRPr="00C52E41">
              <w:rPr>
                <w:rFonts w:hint="eastAsia"/>
                <w:lang w:eastAsia="zh-TW"/>
              </w:rPr>
              <w:t>ata type &amp;</w:t>
            </w:r>
            <w:r w:rsidRPr="00C52E41">
              <w:rPr>
                <w:lang w:eastAsia="zh-TW"/>
              </w:rPr>
              <w:t>length</w:t>
            </w:r>
          </w:p>
        </w:tc>
        <w:tc>
          <w:tcPr>
            <w:tcW w:w="850" w:type="dxa"/>
            <w:tcBorders>
              <w:bottom w:val="single" w:sz="4" w:space="0" w:color="auto"/>
            </w:tcBorders>
          </w:tcPr>
          <w:p w14:paraId="6217A532" w14:textId="77777777" w:rsidR="00FC4F09" w:rsidRPr="00C52E41" w:rsidRDefault="00FC4F09" w:rsidP="00084A48">
            <w:pPr>
              <w:pStyle w:val="a6"/>
              <w:rPr>
                <w:lang w:eastAsia="zh-TW"/>
              </w:rPr>
            </w:pPr>
            <w:r w:rsidRPr="00C52E41">
              <w:rPr>
                <w:lang w:eastAsia="zh-TW"/>
              </w:rPr>
              <w:t>N</w:t>
            </w:r>
            <w:r w:rsidRPr="00C52E41">
              <w:rPr>
                <w:rFonts w:hint="eastAsia"/>
                <w:lang w:eastAsia="zh-TW"/>
              </w:rPr>
              <w:t>ulls</w:t>
            </w:r>
          </w:p>
        </w:tc>
        <w:tc>
          <w:tcPr>
            <w:tcW w:w="993" w:type="dxa"/>
            <w:tcBorders>
              <w:bottom w:val="single" w:sz="4" w:space="0" w:color="auto"/>
            </w:tcBorders>
          </w:tcPr>
          <w:p w14:paraId="402963D4" w14:textId="77777777" w:rsidR="00FC4F09" w:rsidRPr="00C52E41" w:rsidRDefault="00FC4F09" w:rsidP="00084A48">
            <w:pPr>
              <w:pStyle w:val="a6"/>
              <w:rPr>
                <w:lang w:eastAsia="zh-TW"/>
              </w:rPr>
            </w:pPr>
            <w:r w:rsidRPr="00C52E41">
              <w:rPr>
                <w:lang w:eastAsia="zh-TW"/>
              </w:rPr>
              <w:t>M</w:t>
            </w:r>
            <w:r w:rsidRPr="00C52E41">
              <w:rPr>
                <w:rFonts w:hint="eastAsia"/>
                <w:lang w:eastAsia="zh-TW"/>
              </w:rPr>
              <w:t>ulti-valued</w:t>
            </w:r>
          </w:p>
        </w:tc>
      </w:tr>
      <w:tr w:rsidR="00084A48" w:rsidRPr="00C52E41" w14:paraId="2FDCE1AD" w14:textId="77777777" w:rsidTr="00526493">
        <w:tc>
          <w:tcPr>
            <w:tcW w:w="1394" w:type="dxa"/>
            <w:vMerge w:val="restart"/>
          </w:tcPr>
          <w:p w14:paraId="645BB084" w14:textId="77777777" w:rsidR="00084A48" w:rsidRPr="00C52E41" w:rsidRDefault="00084A48" w:rsidP="00084A48">
            <w:pPr>
              <w:pStyle w:val="a6"/>
              <w:rPr>
                <w:rFonts w:eastAsiaTheme="minorEastAsia"/>
                <w:lang w:eastAsia="zh-CN"/>
              </w:rPr>
            </w:pPr>
            <w:r w:rsidRPr="00C52E41">
              <w:rPr>
                <w:rFonts w:eastAsiaTheme="minorEastAsia" w:hint="eastAsia"/>
                <w:lang w:eastAsia="zh-CN"/>
              </w:rPr>
              <w:t>Staff</w:t>
            </w:r>
          </w:p>
        </w:tc>
        <w:tc>
          <w:tcPr>
            <w:tcW w:w="1577" w:type="dxa"/>
            <w:tcBorders>
              <w:bottom w:val="single" w:sz="4" w:space="0" w:color="auto"/>
            </w:tcBorders>
          </w:tcPr>
          <w:p w14:paraId="2C8F9936" w14:textId="77777777" w:rsidR="00084A48" w:rsidRPr="00C52E41" w:rsidRDefault="00084A48" w:rsidP="00084A48">
            <w:pPr>
              <w:pStyle w:val="a6"/>
              <w:rPr>
                <w:lang w:eastAsia="zh-TW"/>
              </w:rPr>
            </w:pPr>
            <w:r w:rsidRPr="00C52E41">
              <w:rPr>
                <w:rFonts w:hint="eastAsia"/>
                <w:lang w:eastAsia="zh-TW"/>
              </w:rPr>
              <w:t>Email</w:t>
            </w:r>
          </w:p>
        </w:tc>
        <w:tc>
          <w:tcPr>
            <w:tcW w:w="1991" w:type="dxa"/>
            <w:tcBorders>
              <w:bottom w:val="single" w:sz="4" w:space="0" w:color="auto"/>
            </w:tcBorders>
          </w:tcPr>
          <w:p w14:paraId="1BF57D9E" w14:textId="77777777" w:rsidR="00084A48" w:rsidRPr="00526493" w:rsidRDefault="00084A48" w:rsidP="00526493">
            <w:pPr>
              <w:pStyle w:val="a6"/>
              <w:rPr>
                <w:rFonts w:eastAsiaTheme="minorEastAsia"/>
                <w:lang w:eastAsia="zh-CN"/>
              </w:rPr>
            </w:pPr>
            <w:r w:rsidRPr="00C52E41">
              <w:rPr>
                <w:lang w:eastAsia="zh-TW"/>
              </w:rPr>
              <w:t>U</w:t>
            </w:r>
            <w:r w:rsidRPr="00C52E41">
              <w:rPr>
                <w:rFonts w:hint="eastAsia"/>
                <w:lang w:eastAsia="zh-TW"/>
              </w:rPr>
              <w:t xml:space="preserve">niquely identity email of </w:t>
            </w:r>
            <w:r w:rsidR="00526493">
              <w:rPr>
                <w:rFonts w:eastAsiaTheme="minorEastAsia" w:hint="eastAsia"/>
                <w:lang w:eastAsia="zh-CN"/>
              </w:rPr>
              <w:t>staff in casinos</w:t>
            </w:r>
          </w:p>
        </w:tc>
        <w:tc>
          <w:tcPr>
            <w:tcW w:w="2126" w:type="dxa"/>
            <w:tcBorders>
              <w:bottom w:val="single" w:sz="4" w:space="0" w:color="auto"/>
            </w:tcBorders>
          </w:tcPr>
          <w:p w14:paraId="33E0D770" w14:textId="77777777" w:rsidR="00084A48" w:rsidRPr="00C52E41" w:rsidRDefault="00084A48" w:rsidP="00084A48">
            <w:pPr>
              <w:pStyle w:val="a6"/>
              <w:rPr>
                <w:lang w:eastAsia="zh-TW"/>
              </w:rPr>
            </w:pPr>
            <w:bookmarkStart w:id="62" w:name="OLE_LINK9"/>
            <w:bookmarkStart w:id="63" w:name="OLE_LINK10"/>
            <w:r w:rsidRPr="00C52E41">
              <w:rPr>
                <w:rFonts w:hint="eastAsia"/>
                <w:lang w:eastAsia="zh-TW"/>
              </w:rPr>
              <w:t>30 variable characters</w:t>
            </w:r>
            <w:bookmarkEnd w:id="62"/>
            <w:bookmarkEnd w:id="63"/>
          </w:p>
        </w:tc>
        <w:tc>
          <w:tcPr>
            <w:tcW w:w="850" w:type="dxa"/>
            <w:tcBorders>
              <w:bottom w:val="single" w:sz="4" w:space="0" w:color="auto"/>
            </w:tcBorders>
          </w:tcPr>
          <w:p w14:paraId="53B5B0A3" w14:textId="77777777" w:rsidR="00084A48" w:rsidRPr="00C52E41" w:rsidRDefault="00084A48" w:rsidP="00084A48">
            <w:pPr>
              <w:pStyle w:val="a6"/>
              <w:rPr>
                <w:lang w:eastAsia="zh-TW"/>
              </w:rPr>
            </w:pPr>
            <w:r w:rsidRPr="00C52E41">
              <w:rPr>
                <w:rFonts w:hint="eastAsia"/>
                <w:lang w:eastAsia="zh-TW"/>
              </w:rPr>
              <w:t>No</w:t>
            </w:r>
          </w:p>
        </w:tc>
        <w:tc>
          <w:tcPr>
            <w:tcW w:w="993" w:type="dxa"/>
            <w:tcBorders>
              <w:bottom w:val="single" w:sz="4" w:space="0" w:color="auto"/>
            </w:tcBorders>
          </w:tcPr>
          <w:p w14:paraId="7C464BF5" w14:textId="77777777" w:rsidR="00084A48" w:rsidRPr="00C52E41" w:rsidRDefault="00084A48" w:rsidP="00084A48">
            <w:pPr>
              <w:pStyle w:val="a6"/>
              <w:rPr>
                <w:lang w:eastAsia="zh-TW"/>
              </w:rPr>
            </w:pPr>
            <w:r w:rsidRPr="00C52E41">
              <w:rPr>
                <w:rFonts w:hint="eastAsia"/>
                <w:lang w:eastAsia="zh-TW"/>
              </w:rPr>
              <w:t>No</w:t>
            </w:r>
          </w:p>
        </w:tc>
      </w:tr>
      <w:tr w:rsidR="00084A48" w:rsidRPr="00C52E41" w14:paraId="32D865FB" w14:textId="77777777" w:rsidTr="00526493">
        <w:tc>
          <w:tcPr>
            <w:tcW w:w="1394" w:type="dxa"/>
            <w:vMerge/>
          </w:tcPr>
          <w:p w14:paraId="47CA8470" w14:textId="77777777" w:rsidR="00084A48" w:rsidRPr="00C52E41" w:rsidRDefault="00084A48" w:rsidP="00084A48">
            <w:pPr>
              <w:pStyle w:val="a6"/>
              <w:rPr>
                <w:lang w:eastAsia="zh-TW"/>
              </w:rPr>
            </w:pPr>
          </w:p>
        </w:tc>
        <w:tc>
          <w:tcPr>
            <w:tcW w:w="1577" w:type="dxa"/>
            <w:tcBorders>
              <w:top w:val="single" w:sz="4" w:space="0" w:color="auto"/>
              <w:bottom w:val="single" w:sz="4" w:space="0" w:color="auto"/>
              <w:right w:val="single" w:sz="4" w:space="0" w:color="auto"/>
            </w:tcBorders>
          </w:tcPr>
          <w:p w14:paraId="3F478751" w14:textId="77777777" w:rsidR="00084A48" w:rsidRPr="00C52E41" w:rsidRDefault="00084A48" w:rsidP="00084A48">
            <w:pPr>
              <w:pStyle w:val="a6"/>
              <w:rPr>
                <w:lang w:eastAsia="zh-TW"/>
              </w:rPr>
            </w:pPr>
            <w:r w:rsidRPr="00C52E41">
              <w:rPr>
                <w:rFonts w:hint="eastAsia"/>
                <w:lang w:eastAsia="zh-TW"/>
              </w:rPr>
              <w:t>Name</w:t>
            </w:r>
          </w:p>
        </w:tc>
        <w:tc>
          <w:tcPr>
            <w:tcW w:w="1991" w:type="dxa"/>
            <w:tcBorders>
              <w:top w:val="single" w:sz="4" w:space="0" w:color="auto"/>
              <w:left w:val="single" w:sz="4" w:space="0" w:color="auto"/>
              <w:bottom w:val="single" w:sz="4" w:space="0" w:color="auto"/>
              <w:right w:val="single" w:sz="4" w:space="0" w:color="auto"/>
            </w:tcBorders>
          </w:tcPr>
          <w:p w14:paraId="361F04F8" w14:textId="77777777" w:rsidR="00084A48" w:rsidRPr="00C52E41" w:rsidRDefault="00084A48" w:rsidP="00084A48">
            <w:pPr>
              <w:pStyle w:val="a6"/>
              <w:rPr>
                <w:rFonts w:eastAsiaTheme="minorEastAsia"/>
                <w:lang w:eastAsia="zh-CN"/>
              </w:rPr>
            </w:pPr>
            <w:r w:rsidRPr="00C52E41">
              <w:rPr>
                <w:lang w:eastAsia="zh-TW"/>
              </w:rPr>
              <w:t>T</w:t>
            </w:r>
            <w:r w:rsidRPr="00C52E41">
              <w:rPr>
                <w:rFonts w:hint="eastAsia"/>
                <w:lang w:eastAsia="zh-TW"/>
              </w:rPr>
              <w:t xml:space="preserve">he name of </w:t>
            </w:r>
            <w:r w:rsidRPr="00C52E41">
              <w:rPr>
                <w:rFonts w:eastAsiaTheme="minorEastAsia" w:hint="eastAsia"/>
                <w:lang w:eastAsia="zh-CN"/>
              </w:rPr>
              <w:t>staff</w:t>
            </w:r>
          </w:p>
        </w:tc>
        <w:tc>
          <w:tcPr>
            <w:tcW w:w="2126" w:type="dxa"/>
            <w:tcBorders>
              <w:top w:val="single" w:sz="4" w:space="0" w:color="auto"/>
              <w:left w:val="single" w:sz="4" w:space="0" w:color="auto"/>
              <w:bottom w:val="single" w:sz="4" w:space="0" w:color="auto"/>
              <w:right w:val="single" w:sz="4" w:space="0" w:color="auto"/>
            </w:tcBorders>
          </w:tcPr>
          <w:p w14:paraId="5F0E7010" w14:textId="77777777" w:rsidR="00084A48" w:rsidRPr="00C52E41" w:rsidRDefault="00084A48" w:rsidP="00084A48">
            <w:pPr>
              <w:pStyle w:val="a6"/>
              <w:rPr>
                <w:lang w:eastAsia="zh-TW"/>
              </w:rPr>
            </w:pPr>
            <w:r w:rsidRPr="00C52E41">
              <w:rPr>
                <w:rFonts w:hint="eastAsia"/>
                <w:lang w:eastAsia="zh-TW"/>
              </w:rPr>
              <w:t>15 variable characters</w:t>
            </w:r>
          </w:p>
        </w:tc>
        <w:tc>
          <w:tcPr>
            <w:tcW w:w="850" w:type="dxa"/>
            <w:tcBorders>
              <w:top w:val="single" w:sz="4" w:space="0" w:color="auto"/>
              <w:left w:val="single" w:sz="4" w:space="0" w:color="auto"/>
              <w:bottom w:val="single" w:sz="4" w:space="0" w:color="auto"/>
              <w:right w:val="single" w:sz="4" w:space="0" w:color="auto"/>
            </w:tcBorders>
          </w:tcPr>
          <w:p w14:paraId="47EE0B13" w14:textId="77777777" w:rsidR="00084A48" w:rsidRPr="00C52E41" w:rsidRDefault="00084A48" w:rsidP="00084A48">
            <w:pPr>
              <w:pStyle w:val="a6"/>
              <w:rPr>
                <w:lang w:eastAsia="zh-TW"/>
              </w:rPr>
            </w:pPr>
            <w:r w:rsidRPr="00C52E41">
              <w:rPr>
                <w:rFonts w:hint="eastAsia"/>
                <w:lang w:eastAsia="zh-TW"/>
              </w:rPr>
              <w:t>No</w:t>
            </w:r>
          </w:p>
        </w:tc>
        <w:tc>
          <w:tcPr>
            <w:tcW w:w="993" w:type="dxa"/>
            <w:tcBorders>
              <w:top w:val="single" w:sz="4" w:space="0" w:color="auto"/>
              <w:left w:val="single" w:sz="4" w:space="0" w:color="auto"/>
              <w:bottom w:val="single" w:sz="4" w:space="0" w:color="auto"/>
            </w:tcBorders>
          </w:tcPr>
          <w:p w14:paraId="122BBC02" w14:textId="77777777" w:rsidR="00084A48" w:rsidRPr="00C52E41" w:rsidRDefault="00084A48" w:rsidP="00084A48">
            <w:pPr>
              <w:pStyle w:val="a6"/>
              <w:rPr>
                <w:lang w:eastAsia="zh-TW"/>
              </w:rPr>
            </w:pPr>
            <w:r w:rsidRPr="00C52E41">
              <w:rPr>
                <w:rFonts w:hint="eastAsia"/>
                <w:lang w:eastAsia="zh-TW"/>
              </w:rPr>
              <w:t>No</w:t>
            </w:r>
          </w:p>
        </w:tc>
      </w:tr>
      <w:tr w:rsidR="00084A48" w:rsidRPr="00C52E41" w14:paraId="7E89411B" w14:textId="77777777" w:rsidTr="00526493">
        <w:tc>
          <w:tcPr>
            <w:tcW w:w="1394" w:type="dxa"/>
            <w:vMerge/>
          </w:tcPr>
          <w:p w14:paraId="32CD0C13" w14:textId="77777777" w:rsidR="00084A48" w:rsidRPr="00C52E41" w:rsidRDefault="00084A48" w:rsidP="00084A48">
            <w:pPr>
              <w:pStyle w:val="a6"/>
              <w:rPr>
                <w:lang w:eastAsia="zh-TW"/>
              </w:rPr>
            </w:pPr>
          </w:p>
        </w:tc>
        <w:tc>
          <w:tcPr>
            <w:tcW w:w="1577" w:type="dxa"/>
            <w:tcBorders>
              <w:top w:val="single" w:sz="4" w:space="0" w:color="auto"/>
              <w:bottom w:val="single" w:sz="4" w:space="0" w:color="auto"/>
              <w:right w:val="single" w:sz="4" w:space="0" w:color="auto"/>
            </w:tcBorders>
          </w:tcPr>
          <w:p w14:paraId="7F551016" w14:textId="77777777" w:rsidR="00084A48" w:rsidRPr="00C52E41" w:rsidRDefault="00084A48" w:rsidP="00084A48">
            <w:pPr>
              <w:pStyle w:val="a6"/>
              <w:rPr>
                <w:rFonts w:eastAsiaTheme="minorEastAsia"/>
                <w:lang w:eastAsia="zh-CN"/>
              </w:rPr>
            </w:pPr>
            <w:r w:rsidRPr="00C52E41">
              <w:rPr>
                <w:rFonts w:eastAsiaTheme="minorEastAsia" w:hint="eastAsia"/>
                <w:lang w:eastAsia="zh-CN"/>
              </w:rPr>
              <w:t>Company</w:t>
            </w:r>
          </w:p>
        </w:tc>
        <w:tc>
          <w:tcPr>
            <w:tcW w:w="1991" w:type="dxa"/>
            <w:tcBorders>
              <w:top w:val="single" w:sz="4" w:space="0" w:color="auto"/>
              <w:left w:val="single" w:sz="4" w:space="0" w:color="auto"/>
              <w:bottom w:val="single" w:sz="4" w:space="0" w:color="auto"/>
              <w:right w:val="single" w:sz="4" w:space="0" w:color="auto"/>
            </w:tcBorders>
          </w:tcPr>
          <w:p w14:paraId="7D571E5D" w14:textId="77777777" w:rsidR="00084A48" w:rsidRPr="00C52E41" w:rsidRDefault="00084A48" w:rsidP="00084A48">
            <w:pPr>
              <w:pStyle w:val="a6"/>
              <w:rPr>
                <w:rFonts w:eastAsiaTheme="minorEastAsia"/>
                <w:lang w:eastAsia="zh-CN"/>
              </w:rPr>
            </w:pPr>
            <w:r w:rsidRPr="00C52E41">
              <w:rPr>
                <w:rFonts w:eastAsiaTheme="minorEastAsia" w:hint="eastAsia"/>
                <w:lang w:eastAsia="zh-CN"/>
              </w:rPr>
              <w:t>The company of the staff</w:t>
            </w:r>
          </w:p>
        </w:tc>
        <w:tc>
          <w:tcPr>
            <w:tcW w:w="2126" w:type="dxa"/>
            <w:tcBorders>
              <w:top w:val="single" w:sz="4" w:space="0" w:color="auto"/>
              <w:left w:val="single" w:sz="4" w:space="0" w:color="auto"/>
              <w:bottom w:val="single" w:sz="4" w:space="0" w:color="auto"/>
              <w:right w:val="single" w:sz="4" w:space="0" w:color="auto"/>
            </w:tcBorders>
          </w:tcPr>
          <w:p w14:paraId="1234D817" w14:textId="77777777" w:rsidR="00084A48" w:rsidRPr="00C52E41" w:rsidRDefault="00084A48" w:rsidP="00084A48">
            <w:pPr>
              <w:pStyle w:val="a6"/>
              <w:rPr>
                <w:lang w:eastAsia="zh-TW"/>
              </w:rPr>
            </w:pPr>
            <w:r w:rsidRPr="00C52E41">
              <w:rPr>
                <w:rFonts w:hint="eastAsia"/>
                <w:lang w:eastAsia="zh-TW"/>
              </w:rPr>
              <w:t>50 variable characters</w:t>
            </w:r>
          </w:p>
        </w:tc>
        <w:tc>
          <w:tcPr>
            <w:tcW w:w="850" w:type="dxa"/>
            <w:tcBorders>
              <w:top w:val="single" w:sz="4" w:space="0" w:color="auto"/>
              <w:left w:val="single" w:sz="4" w:space="0" w:color="auto"/>
              <w:bottom w:val="single" w:sz="4" w:space="0" w:color="auto"/>
              <w:right w:val="single" w:sz="4" w:space="0" w:color="auto"/>
            </w:tcBorders>
          </w:tcPr>
          <w:p w14:paraId="1052990A" w14:textId="77777777" w:rsidR="00084A48" w:rsidRPr="00C52E41" w:rsidRDefault="00084A48" w:rsidP="00084A48">
            <w:pPr>
              <w:pStyle w:val="a6"/>
              <w:rPr>
                <w:lang w:eastAsia="zh-TW"/>
              </w:rPr>
            </w:pPr>
            <w:r w:rsidRPr="00C52E41">
              <w:rPr>
                <w:rFonts w:hint="eastAsia"/>
                <w:lang w:eastAsia="zh-TW"/>
              </w:rPr>
              <w:t>No</w:t>
            </w:r>
          </w:p>
        </w:tc>
        <w:tc>
          <w:tcPr>
            <w:tcW w:w="993" w:type="dxa"/>
            <w:tcBorders>
              <w:top w:val="single" w:sz="4" w:space="0" w:color="auto"/>
              <w:left w:val="single" w:sz="4" w:space="0" w:color="auto"/>
              <w:bottom w:val="single" w:sz="4" w:space="0" w:color="auto"/>
            </w:tcBorders>
          </w:tcPr>
          <w:p w14:paraId="4BC5CE54" w14:textId="77777777" w:rsidR="00084A48" w:rsidRPr="00C52E41" w:rsidRDefault="00084A48" w:rsidP="00084A48">
            <w:pPr>
              <w:pStyle w:val="a6"/>
              <w:rPr>
                <w:lang w:eastAsia="zh-TW"/>
              </w:rPr>
            </w:pPr>
            <w:r w:rsidRPr="00C52E41">
              <w:rPr>
                <w:rFonts w:hint="eastAsia"/>
                <w:lang w:eastAsia="zh-TW"/>
              </w:rPr>
              <w:t>No</w:t>
            </w:r>
          </w:p>
        </w:tc>
      </w:tr>
      <w:tr w:rsidR="00084A48" w:rsidRPr="00C52E41" w14:paraId="58C0969F" w14:textId="77777777" w:rsidTr="00526493">
        <w:tc>
          <w:tcPr>
            <w:tcW w:w="1394" w:type="dxa"/>
            <w:vMerge/>
            <w:tcBorders>
              <w:bottom w:val="single" w:sz="4" w:space="0" w:color="auto"/>
            </w:tcBorders>
          </w:tcPr>
          <w:p w14:paraId="7293ABC8" w14:textId="77777777" w:rsidR="00084A48" w:rsidRPr="00C52E41" w:rsidRDefault="00084A48" w:rsidP="00084A48">
            <w:pPr>
              <w:pStyle w:val="a6"/>
              <w:rPr>
                <w:lang w:eastAsia="zh-TW"/>
              </w:rPr>
            </w:pPr>
          </w:p>
        </w:tc>
        <w:tc>
          <w:tcPr>
            <w:tcW w:w="1577" w:type="dxa"/>
            <w:tcBorders>
              <w:top w:val="single" w:sz="4" w:space="0" w:color="auto"/>
              <w:bottom w:val="single" w:sz="4" w:space="0" w:color="auto"/>
              <w:right w:val="single" w:sz="4" w:space="0" w:color="auto"/>
            </w:tcBorders>
          </w:tcPr>
          <w:p w14:paraId="263204FB" w14:textId="77777777" w:rsidR="00084A48" w:rsidRPr="00C52E41" w:rsidRDefault="00084A48" w:rsidP="00084A48">
            <w:pPr>
              <w:pStyle w:val="a6"/>
              <w:rPr>
                <w:lang w:eastAsia="zh-TW"/>
              </w:rPr>
            </w:pPr>
            <w:r w:rsidRPr="00C52E41">
              <w:rPr>
                <w:rFonts w:hint="eastAsia"/>
                <w:lang w:eastAsia="zh-TW"/>
              </w:rPr>
              <w:t>Password</w:t>
            </w:r>
          </w:p>
        </w:tc>
        <w:tc>
          <w:tcPr>
            <w:tcW w:w="1991" w:type="dxa"/>
            <w:tcBorders>
              <w:top w:val="single" w:sz="4" w:space="0" w:color="auto"/>
              <w:left w:val="single" w:sz="4" w:space="0" w:color="auto"/>
              <w:bottom w:val="single" w:sz="4" w:space="0" w:color="auto"/>
              <w:right w:val="single" w:sz="4" w:space="0" w:color="auto"/>
            </w:tcBorders>
          </w:tcPr>
          <w:p w14:paraId="67F5C542" w14:textId="77777777" w:rsidR="00084A48" w:rsidRPr="00C52E41" w:rsidRDefault="00084A48" w:rsidP="00084A48">
            <w:pPr>
              <w:pStyle w:val="a6"/>
              <w:rPr>
                <w:lang w:eastAsia="zh-TW"/>
              </w:rPr>
            </w:pPr>
            <w:r w:rsidRPr="00C52E41">
              <w:rPr>
                <w:lang w:eastAsia="zh-TW"/>
              </w:rPr>
              <w:t>P</w:t>
            </w:r>
            <w:r w:rsidRPr="00C52E41">
              <w:rPr>
                <w:rFonts w:hint="eastAsia"/>
                <w:lang w:eastAsia="zh-TW"/>
              </w:rPr>
              <w:t>assword for user verification</w:t>
            </w:r>
          </w:p>
        </w:tc>
        <w:tc>
          <w:tcPr>
            <w:tcW w:w="2126" w:type="dxa"/>
            <w:tcBorders>
              <w:top w:val="single" w:sz="4" w:space="0" w:color="auto"/>
              <w:left w:val="single" w:sz="4" w:space="0" w:color="auto"/>
              <w:bottom w:val="single" w:sz="4" w:space="0" w:color="auto"/>
              <w:right w:val="single" w:sz="4" w:space="0" w:color="auto"/>
            </w:tcBorders>
          </w:tcPr>
          <w:p w14:paraId="5A9D5808" w14:textId="77777777" w:rsidR="00084A48" w:rsidRPr="00775EDB" w:rsidRDefault="00084A48" w:rsidP="00775EDB">
            <w:pPr>
              <w:pStyle w:val="a6"/>
              <w:rPr>
                <w:rFonts w:eastAsiaTheme="minorEastAsia"/>
                <w:lang w:eastAsia="zh-CN"/>
              </w:rPr>
            </w:pPr>
            <w:r w:rsidRPr="00C52E41">
              <w:rPr>
                <w:rFonts w:hint="eastAsia"/>
                <w:lang w:eastAsia="zh-TW"/>
              </w:rPr>
              <w:t xml:space="preserve">6-16 characters </w:t>
            </w:r>
            <w:r w:rsidR="00775EDB">
              <w:rPr>
                <w:rFonts w:eastAsiaTheme="minorEastAsia" w:hint="eastAsia"/>
                <w:lang w:eastAsia="zh-CN"/>
              </w:rPr>
              <w:t>and both number and character are required</w:t>
            </w:r>
          </w:p>
        </w:tc>
        <w:tc>
          <w:tcPr>
            <w:tcW w:w="850" w:type="dxa"/>
            <w:tcBorders>
              <w:top w:val="single" w:sz="4" w:space="0" w:color="auto"/>
              <w:left w:val="single" w:sz="4" w:space="0" w:color="auto"/>
              <w:bottom w:val="single" w:sz="4" w:space="0" w:color="auto"/>
              <w:right w:val="single" w:sz="4" w:space="0" w:color="auto"/>
            </w:tcBorders>
          </w:tcPr>
          <w:p w14:paraId="614709B0" w14:textId="77777777" w:rsidR="00084A48" w:rsidRPr="00C52E41" w:rsidRDefault="00084A48" w:rsidP="00084A48">
            <w:pPr>
              <w:pStyle w:val="a6"/>
              <w:rPr>
                <w:lang w:eastAsia="zh-TW"/>
              </w:rPr>
            </w:pPr>
            <w:r w:rsidRPr="00C52E41">
              <w:rPr>
                <w:rFonts w:hint="eastAsia"/>
                <w:lang w:eastAsia="zh-TW"/>
              </w:rPr>
              <w:t>No</w:t>
            </w:r>
          </w:p>
        </w:tc>
        <w:tc>
          <w:tcPr>
            <w:tcW w:w="993" w:type="dxa"/>
            <w:tcBorders>
              <w:top w:val="single" w:sz="4" w:space="0" w:color="auto"/>
              <w:left w:val="single" w:sz="4" w:space="0" w:color="auto"/>
              <w:bottom w:val="single" w:sz="4" w:space="0" w:color="auto"/>
            </w:tcBorders>
          </w:tcPr>
          <w:p w14:paraId="7D4B9C85" w14:textId="77777777" w:rsidR="00084A48" w:rsidRPr="00C52E41" w:rsidRDefault="00084A48" w:rsidP="00084A48">
            <w:pPr>
              <w:pStyle w:val="a6"/>
              <w:rPr>
                <w:lang w:eastAsia="zh-TW"/>
              </w:rPr>
            </w:pPr>
            <w:r w:rsidRPr="00C52E41">
              <w:rPr>
                <w:rFonts w:hint="eastAsia"/>
                <w:lang w:eastAsia="zh-TW"/>
              </w:rPr>
              <w:t>No</w:t>
            </w:r>
          </w:p>
        </w:tc>
      </w:tr>
      <w:tr w:rsidR="00084A48" w:rsidRPr="00C52E41" w14:paraId="6A133434" w14:textId="77777777" w:rsidTr="00526493">
        <w:tc>
          <w:tcPr>
            <w:tcW w:w="1394" w:type="dxa"/>
            <w:vMerge w:val="restart"/>
            <w:tcBorders>
              <w:top w:val="single" w:sz="4" w:space="0" w:color="auto"/>
            </w:tcBorders>
          </w:tcPr>
          <w:p w14:paraId="6F5F38C9" w14:textId="77777777" w:rsidR="00084A48" w:rsidRPr="00C52E41" w:rsidRDefault="007E1CEA" w:rsidP="00084A48">
            <w:pPr>
              <w:pStyle w:val="a6"/>
              <w:rPr>
                <w:lang w:eastAsia="zh-TW"/>
              </w:rPr>
            </w:pPr>
            <w:r>
              <w:rPr>
                <w:rFonts w:eastAsiaTheme="minorEastAsia" w:hint="eastAsia"/>
                <w:lang w:eastAsia="zh-CN"/>
              </w:rPr>
              <w:t>Case</w:t>
            </w:r>
          </w:p>
        </w:tc>
        <w:tc>
          <w:tcPr>
            <w:tcW w:w="1577" w:type="dxa"/>
            <w:tcBorders>
              <w:top w:val="single" w:sz="4" w:space="0" w:color="auto"/>
              <w:bottom w:val="single" w:sz="4" w:space="0" w:color="auto"/>
            </w:tcBorders>
          </w:tcPr>
          <w:p w14:paraId="33126DDB" w14:textId="77777777" w:rsidR="00084A48" w:rsidRPr="00C52E41" w:rsidRDefault="00084A48" w:rsidP="00084A48">
            <w:pPr>
              <w:pStyle w:val="a6"/>
              <w:rPr>
                <w:rFonts w:eastAsiaTheme="minorEastAsia"/>
                <w:lang w:eastAsia="zh-CN"/>
              </w:rPr>
            </w:pPr>
            <w:r w:rsidRPr="00C52E41">
              <w:rPr>
                <w:rFonts w:eastAsiaTheme="minorEastAsia" w:hint="eastAsia"/>
                <w:lang w:eastAsia="zh-CN"/>
              </w:rPr>
              <w:t>Subject</w:t>
            </w:r>
          </w:p>
        </w:tc>
        <w:tc>
          <w:tcPr>
            <w:tcW w:w="1991" w:type="dxa"/>
            <w:tcBorders>
              <w:top w:val="single" w:sz="4" w:space="0" w:color="auto"/>
              <w:bottom w:val="single" w:sz="4" w:space="0" w:color="auto"/>
            </w:tcBorders>
          </w:tcPr>
          <w:p w14:paraId="650D47B1" w14:textId="77777777" w:rsidR="00084A48" w:rsidRPr="00C52E41" w:rsidRDefault="00084A48" w:rsidP="00084A48">
            <w:pPr>
              <w:pStyle w:val="a6"/>
              <w:rPr>
                <w:rFonts w:eastAsiaTheme="minorEastAsia"/>
                <w:b/>
                <w:lang w:eastAsia="zh-CN"/>
              </w:rPr>
            </w:pPr>
            <w:r w:rsidRPr="00C52E41">
              <w:rPr>
                <w:rFonts w:eastAsiaTheme="minorEastAsia" w:hint="eastAsia"/>
                <w:lang w:eastAsia="zh-CN"/>
              </w:rPr>
              <w:t>The subject of the post</w:t>
            </w:r>
          </w:p>
        </w:tc>
        <w:tc>
          <w:tcPr>
            <w:tcW w:w="2126" w:type="dxa"/>
            <w:tcBorders>
              <w:top w:val="single" w:sz="4" w:space="0" w:color="auto"/>
              <w:bottom w:val="single" w:sz="4" w:space="0" w:color="auto"/>
            </w:tcBorders>
          </w:tcPr>
          <w:p w14:paraId="49844909" w14:textId="77777777" w:rsidR="00084A48" w:rsidRPr="00C52E41" w:rsidRDefault="00084A48" w:rsidP="00084A48">
            <w:pPr>
              <w:pStyle w:val="a6"/>
              <w:rPr>
                <w:lang w:eastAsia="zh-TW"/>
              </w:rPr>
            </w:pPr>
            <w:r w:rsidRPr="00C52E41">
              <w:rPr>
                <w:rFonts w:hint="eastAsia"/>
                <w:lang w:eastAsia="zh-TW"/>
              </w:rPr>
              <w:t>30 variable characters</w:t>
            </w:r>
          </w:p>
        </w:tc>
        <w:tc>
          <w:tcPr>
            <w:tcW w:w="850" w:type="dxa"/>
            <w:tcBorders>
              <w:top w:val="single" w:sz="4" w:space="0" w:color="auto"/>
              <w:bottom w:val="single" w:sz="4" w:space="0" w:color="auto"/>
            </w:tcBorders>
          </w:tcPr>
          <w:p w14:paraId="72F2C225" w14:textId="77777777" w:rsidR="00084A48" w:rsidRPr="00C52E41" w:rsidRDefault="00084A48" w:rsidP="00084A48">
            <w:pPr>
              <w:pStyle w:val="a6"/>
              <w:rPr>
                <w:lang w:eastAsia="zh-TW"/>
              </w:rPr>
            </w:pPr>
            <w:r w:rsidRPr="00C52E41">
              <w:rPr>
                <w:lang w:eastAsia="zh-TW"/>
              </w:rPr>
              <w:t>N</w:t>
            </w:r>
            <w:r w:rsidRPr="00C52E41">
              <w:rPr>
                <w:rFonts w:hint="eastAsia"/>
                <w:lang w:eastAsia="zh-TW"/>
              </w:rPr>
              <w:t xml:space="preserve">o </w:t>
            </w:r>
          </w:p>
        </w:tc>
        <w:tc>
          <w:tcPr>
            <w:tcW w:w="993" w:type="dxa"/>
            <w:tcBorders>
              <w:top w:val="single" w:sz="4" w:space="0" w:color="auto"/>
              <w:bottom w:val="single" w:sz="4" w:space="0" w:color="auto"/>
            </w:tcBorders>
          </w:tcPr>
          <w:p w14:paraId="660F0A83" w14:textId="77777777" w:rsidR="00084A48" w:rsidRPr="00C52E41" w:rsidRDefault="00084A48" w:rsidP="00084A48">
            <w:pPr>
              <w:pStyle w:val="a6"/>
              <w:rPr>
                <w:lang w:eastAsia="zh-TW"/>
              </w:rPr>
            </w:pPr>
            <w:r w:rsidRPr="00C52E41">
              <w:rPr>
                <w:lang w:eastAsia="zh-TW"/>
              </w:rPr>
              <w:t>N</w:t>
            </w:r>
            <w:r w:rsidRPr="00C52E41">
              <w:rPr>
                <w:rFonts w:hint="eastAsia"/>
                <w:lang w:eastAsia="zh-TW"/>
              </w:rPr>
              <w:t>o</w:t>
            </w:r>
          </w:p>
        </w:tc>
      </w:tr>
      <w:tr w:rsidR="00084A48" w:rsidRPr="00C52E41" w14:paraId="71D7995D" w14:textId="77777777" w:rsidTr="00526493">
        <w:tc>
          <w:tcPr>
            <w:tcW w:w="1394" w:type="dxa"/>
            <w:vMerge/>
          </w:tcPr>
          <w:p w14:paraId="7DC6AF50" w14:textId="77777777" w:rsidR="00084A48" w:rsidRPr="00C52E41" w:rsidRDefault="00084A48" w:rsidP="00084A48">
            <w:pPr>
              <w:pStyle w:val="a6"/>
              <w:rPr>
                <w:lang w:eastAsia="zh-TW"/>
              </w:rPr>
            </w:pPr>
          </w:p>
        </w:tc>
        <w:tc>
          <w:tcPr>
            <w:tcW w:w="1577" w:type="dxa"/>
            <w:tcBorders>
              <w:top w:val="single" w:sz="4" w:space="0" w:color="auto"/>
              <w:bottom w:val="single" w:sz="4" w:space="0" w:color="auto"/>
            </w:tcBorders>
          </w:tcPr>
          <w:p w14:paraId="4A409D01" w14:textId="77777777" w:rsidR="00084A48" w:rsidRPr="00C52E41" w:rsidRDefault="00084A48" w:rsidP="00084A48">
            <w:pPr>
              <w:pStyle w:val="a6"/>
              <w:rPr>
                <w:rFonts w:eastAsiaTheme="minorEastAsia"/>
                <w:lang w:eastAsia="zh-CN"/>
              </w:rPr>
            </w:pPr>
            <w:r w:rsidRPr="00C52E41">
              <w:rPr>
                <w:rFonts w:eastAsiaTheme="minorEastAsia" w:hint="eastAsia"/>
                <w:lang w:eastAsia="zh-CN"/>
              </w:rPr>
              <w:t>description</w:t>
            </w:r>
          </w:p>
        </w:tc>
        <w:tc>
          <w:tcPr>
            <w:tcW w:w="1991" w:type="dxa"/>
            <w:tcBorders>
              <w:top w:val="single" w:sz="4" w:space="0" w:color="auto"/>
              <w:bottom w:val="single" w:sz="4" w:space="0" w:color="auto"/>
            </w:tcBorders>
          </w:tcPr>
          <w:p w14:paraId="2BD3FC77" w14:textId="77777777" w:rsidR="00084A48" w:rsidRPr="00C52E41" w:rsidRDefault="00084A48" w:rsidP="00084A48">
            <w:pPr>
              <w:pStyle w:val="a6"/>
              <w:rPr>
                <w:lang w:eastAsia="zh-TW"/>
              </w:rPr>
            </w:pPr>
            <w:r w:rsidRPr="00C52E41">
              <w:rPr>
                <w:rFonts w:eastAsiaTheme="minorEastAsia" w:hint="eastAsia"/>
                <w:lang w:eastAsia="zh-CN"/>
              </w:rPr>
              <w:t>The description of the post</w:t>
            </w:r>
          </w:p>
        </w:tc>
        <w:tc>
          <w:tcPr>
            <w:tcW w:w="2126" w:type="dxa"/>
            <w:tcBorders>
              <w:top w:val="single" w:sz="4" w:space="0" w:color="auto"/>
              <w:bottom w:val="single" w:sz="4" w:space="0" w:color="auto"/>
            </w:tcBorders>
          </w:tcPr>
          <w:p w14:paraId="7E89378B" w14:textId="77777777" w:rsidR="00084A48" w:rsidRPr="00C52E41" w:rsidRDefault="00084A48" w:rsidP="00084A48">
            <w:pPr>
              <w:pStyle w:val="a6"/>
              <w:rPr>
                <w:lang w:eastAsia="zh-TW"/>
              </w:rPr>
            </w:pPr>
            <w:r w:rsidRPr="00C52E41">
              <w:rPr>
                <w:rFonts w:eastAsiaTheme="minorEastAsia" w:hint="eastAsia"/>
                <w:lang w:eastAsia="zh-CN"/>
              </w:rPr>
              <w:t>200</w:t>
            </w:r>
            <w:r w:rsidRPr="00C52E41">
              <w:rPr>
                <w:rFonts w:hint="eastAsia"/>
                <w:lang w:eastAsia="zh-TW"/>
              </w:rPr>
              <w:t xml:space="preserve"> variable characters </w:t>
            </w:r>
          </w:p>
        </w:tc>
        <w:tc>
          <w:tcPr>
            <w:tcW w:w="850" w:type="dxa"/>
            <w:tcBorders>
              <w:top w:val="single" w:sz="4" w:space="0" w:color="auto"/>
              <w:bottom w:val="single" w:sz="4" w:space="0" w:color="auto"/>
            </w:tcBorders>
          </w:tcPr>
          <w:p w14:paraId="7124D949" w14:textId="77777777" w:rsidR="00084A48" w:rsidRPr="00C52E41" w:rsidRDefault="00084A48" w:rsidP="00084A48">
            <w:pPr>
              <w:pStyle w:val="a6"/>
              <w:rPr>
                <w:lang w:eastAsia="zh-TW"/>
              </w:rPr>
            </w:pPr>
            <w:r w:rsidRPr="00C52E41">
              <w:rPr>
                <w:lang w:eastAsia="zh-TW"/>
              </w:rPr>
              <w:t>N</w:t>
            </w:r>
            <w:r w:rsidRPr="00C52E41">
              <w:rPr>
                <w:rFonts w:hint="eastAsia"/>
                <w:lang w:eastAsia="zh-TW"/>
              </w:rPr>
              <w:t xml:space="preserve">o </w:t>
            </w:r>
          </w:p>
        </w:tc>
        <w:tc>
          <w:tcPr>
            <w:tcW w:w="993" w:type="dxa"/>
            <w:tcBorders>
              <w:top w:val="single" w:sz="4" w:space="0" w:color="auto"/>
              <w:bottom w:val="single" w:sz="4" w:space="0" w:color="auto"/>
            </w:tcBorders>
          </w:tcPr>
          <w:p w14:paraId="2DB0C739" w14:textId="77777777" w:rsidR="00084A48" w:rsidRPr="00C52E41" w:rsidRDefault="00084A48" w:rsidP="00084A48">
            <w:pPr>
              <w:pStyle w:val="a6"/>
              <w:rPr>
                <w:lang w:eastAsia="zh-TW"/>
              </w:rPr>
            </w:pPr>
            <w:r w:rsidRPr="00C52E41">
              <w:rPr>
                <w:lang w:eastAsia="zh-TW"/>
              </w:rPr>
              <w:t>N</w:t>
            </w:r>
            <w:r w:rsidRPr="00C52E41">
              <w:rPr>
                <w:rFonts w:hint="eastAsia"/>
                <w:lang w:eastAsia="zh-TW"/>
              </w:rPr>
              <w:t>o</w:t>
            </w:r>
          </w:p>
        </w:tc>
      </w:tr>
      <w:tr w:rsidR="00084A48" w:rsidRPr="00C52E41" w14:paraId="4859C856" w14:textId="77777777" w:rsidTr="00526493">
        <w:tc>
          <w:tcPr>
            <w:tcW w:w="1394" w:type="dxa"/>
            <w:vMerge/>
            <w:tcBorders>
              <w:right w:val="single" w:sz="4" w:space="0" w:color="auto"/>
            </w:tcBorders>
          </w:tcPr>
          <w:p w14:paraId="772385CF" w14:textId="77777777" w:rsidR="00084A48" w:rsidRPr="00C52E41" w:rsidRDefault="00084A48" w:rsidP="00084A48">
            <w:pPr>
              <w:pStyle w:val="a6"/>
              <w:rPr>
                <w:lang w:eastAsia="zh-TW"/>
              </w:rPr>
            </w:pPr>
          </w:p>
        </w:tc>
        <w:tc>
          <w:tcPr>
            <w:tcW w:w="1577" w:type="dxa"/>
            <w:tcBorders>
              <w:top w:val="single" w:sz="4" w:space="0" w:color="auto"/>
              <w:left w:val="single" w:sz="4" w:space="0" w:color="auto"/>
              <w:bottom w:val="single" w:sz="4" w:space="0" w:color="auto"/>
              <w:right w:val="single" w:sz="4" w:space="0" w:color="auto"/>
            </w:tcBorders>
          </w:tcPr>
          <w:p w14:paraId="28D14E50" w14:textId="77777777" w:rsidR="00084A48" w:rsidRPr="00C52E41" w:rsidRDefault="00084A48" w:rsidP="00084A48">
            <w:pPr>
              <w:pStyle w:val="a6"/>
              <w:rPr>
                <w:lang w:eastAsia="zh-TW"/>
              </w:rPr>
            </w:pPr>
            <w:r w:rsidRPr="00C52E41">
              <w:rPr>
                <w:lang w:eastAsia="zh-TW"/>
              </w:rPr>
              <w:t>P</w:t>
            </w:r>
            <w:r w:rsidRPr="00C52E41">
              <w:rPr>
                <w:rFonts w:eastAsiaTheme="minorEastAsia" w:hint="eastAsia"/>
                <w:lang w:eastAsia="zh-CN"/>
              </w:rPr>
              <w:t>ost</w:t>
            </w:r>
            <w:r w:rsidRPr="00C52E41">
              <w:rPr>
                <w:rFonts w:hint="eastAsia"/>
                <w:lang w:eastAsia="zh-TW"/>
              </w:rPr>
              <w:t>Date</w:t>
            </w:r>
          </w:p>
        </w:tc>
        <w:tc>
          <w:tcPr>
            <w:tcW w:w="1991" w:type="dxa"/>
            <w:tcBorders>
              <w:top w:val="single" w:sz="4" w:space="0" w:color="auto"/>
              <w:left w:val="single" w:sz="4" w:space="0" w:color="auto"/>
              <w:bottom w:val="single" w:sz="4" w:space="0" w:color="auto"/>
              <w:right w:val="single" w:sz="4" w:space="0" w:color="auto"/>
            </w:tcBorders>
          </w:tcPr>
          <w:p w14:paraId="00B60D23" w14:textId="77777777" w:rsidR="00084A48" w:rsidRPr="00C52E41" w:rsidRDefault="00084A48" w:rsidP="00084A48">
            <w:pPr>
              <w:pStyle w:val="a6"/>
              <w:rPr>
                <w:lang w:eastAsia="zh-HK"/>
              </w:rPr>
            </w:pPr>
            <w:r w:rsidRPr="00C52E41">
              <w:rPr>
                <w:lang w:eastAsia="zh-TW"/>
              </w:rPr>
              <w:t>T</w:t>
            </w:r>
            <w:r w:rsidRPr="00C52E41">
              <w:rPr>
                <w:rFonts w:hint="eastAsia"/>
                <w:lang w:eastAsia="zh-TW"/>
              </w:rPr>
              <w:t xml:space="preserve">he date the </w:t>
            </w:r>
            <w:r w:rsidRPr="00C52E41">
              <w:rPr>
                <w:rFonts w:eastAsiaTheme="minorEastAsia" w:hint="eastAsia"/>
                <w:lang w:eastAsia="zh-CN"/>
              </w:rPr>
              <w:t>staff</w:t>
            </w:r>
            <w:r w:rsidRPr="00C52E41">
              <w:rPr>
                <w:rFonts w:hint="eastAsia"/>
                <w:lang w:eastAsia="zh-TW"/>
              </w:rPr>
              <w:t xml:space="preserve"> that </w:t>
            </w:r>
            <w:r w:rsidRPr="00C52E41">
              <w:rPr>
                <w:rFonts w:eastAsiaTheme="minorEastAsia" w:hint="eastAsia"/>
                <w:lang w:eastAsia="zh-CN"/>
              </w:rPr>
              <w:t>post</w:t>
            </w:r>
            <w:r w:rsidRPr="00C52E41">
              <w:rPr>
                <w:rFonts w:hint="eastAsia"/>
                <w:lang w:eastAsia="zh-TW"/>
              </w:rPr>
              <w:t xml:space="preserve"> the </w:t>
            </w:r>
            <w:r w:rsidRPr="00C52E41">
              <w:rPr>
                <w:rFonts w:eastAsiaTheme="minorEastAsia" w:hint="eastAsia"/>
                <w:lang w:eastAsia="zh-CN"/>
              </w:rPr>
              <w:t>problem</w:t>
            </w:r>
          </w:p>
        </w:tc>
        <w:tc>
          <w:tcPr>
            <w:tcW w:w="2126" w:type="dxa"/>
            <w:tcBorders>
              <w:top w:val="single" w:sz="4" w:space="0" w:color="auto"/>
              <w:left w:val="single" w:sz="4" w:space="0" w:color="auto"/>
              <w:bottom w:val="single" w:sz="4" w:space="0" w:color="auto"/>
              <w:right w:val="single" w:sz="4" w:space="0" w:color="auto"/>
            </w:tcBorders>
          </w:tcPr>
          <w:p w14:paraId="6322A26C" w14:textId="77777777" w:rsidR="00084A48" w:rsidRPr="00C52E41" w:rsidRDefault="00084A48" w:rsidP="00084A48">
            <w:pPr>
              <w:pStyle w:val="a6"/>
              <w:rPr>
                <w:lang w:eastAsia="zh-TW"/>
              </w:rPr>
            </w:pPr>
            <w:r w:rsidRPr="00C52E41">
              <w:rPr>
                <w:rFonts w:hint="eastAsia"/>
                <w:lang w:eastAsia="zh-TW"/>
              </w:rPr>
              <w:t>Date</w:t>
            </w:r>
          </w:p>
          <w:p w14:paraId="42BDF79B" w14:textId="77777777" w:rsidR="00084A48" w:rsidRPr="00C52E41" w:rsidRDefault="00084A48" w:rsidP="00084A48">
            <w:pPr>
              <w:pStyle w:val="a6"/>
              <w:rPr>
                <w:lang w:eastAsia="zh-TW"/>
              </w:rPr>
            </w:pPr>
          </w:p>
        </w:tc>
        <w:tc>
          <w:tcPr>
            <w:tcW w:w="850" w:type="dxa"/>
            <w:tcBorders>
              <w:top w:val="single" w:sz="4" w:space="0" w:color="auto"/>
              <w:left w:val="single" w:sz="4" w:space="0" w:color="auto"/>
              <w:bottom w:val="single" w:sz="4" w:space="0" w:color="auto"/>
              <w:right w:val="single" w:sz="4" w:space="0" w:color="auto"/>
            </w:tcBorders>
          </w:tcPr>
          <w:p w14:paraId="0CD0C99B" w14:textId="77777777" w:rsidR="00084A48" w:rsidRPr="00C52E41" w:rsidRDefault="00084A48" w:rsidP="00084A48">
            <w:pPr>
              <w:pStyle w:val="a6"/>
              <w:rPr>
                <w:lang w:eastAsia="zh-TW"/>
              </w:rPr>
            </w:pPr>
            <w:r w:rsidRPr="00C52E41">
              <w:rPr>
                <w:rFonts w:hint="eastAsia"/>
                <w:lang w:eastAsia="zh-TW"/>
              </w:rPr>
              <w:t xml:space="preserve">No </w:t>
            </w:r>
          </w:p>
          <w:p w14:paraId="40D3000C" w14:textId="77777777" w:rsidR="00084A48" w:rsidRPr="00C52E41" w:rsidRDefault="00084A48" w:rsidP="00084A48">
            <w:pPr>
              <w:pStyle w:val="a6"/>
              <w:rPr>
                <w:lang w:eastAsia="zh-TW"/>
              </w:rPr>
            </w:pPr>
          </w:p>
        </w:tc>
        <w:tc>
          <w:tcPr>
            <w:tcW w:w="993" w:type="dxa"/>
            <w:tcBorders>
              <w:top w:val="single" w:sz="4" w:space="0" w:color="auto"/>
              <w:left w:val="single" w:sz="4" w:space="0" w:color="auto"/>
              <w:bottom w:val="single" w:sz="4" w:space="0" w:color="auto"/>
              <w:right w:val="single" w:sz="4" w:space="0" w:color="auto"/>
            </w:tcBorders>
          </w:tcPr>
          <w:p w14:paraId="79B5A3CC" w14:textId="77777777" w:rsidR="00084A48" w:rsidRPr="00C52E41" w:rsidRDefault="00084A48" w:rsidP="00084A48">
            <w:pPr>
              <w:pStyle w:val="a6"/>
              <w:rPr>
                <w:lang w:eastAsia="zh-TW"/>
              </w:rPr>
            </w:pPr>
            <w:r w:rsidRPr="00C52E41">
              <w:rPr>
                <w:lang w:eastAsia="zh-TW"/>
              </w:rPr>
              <w:t>N</w:t>
            </w:r>
            <w:r w:rsidRPr="00C52E41">
              <w:rPr>
                <w:rFonts w:hint="eastAsia"/>
                <w:lang w:eastAsia="zh-TW"/>
              </w:rPr>
              <w:t xml:space="preserve">o </w:t>
            </w:r>
          </w:p>
        </w:tc>
      </w:tr>
      <w:tr w:rsidR="00084A48" w:rsidRPr="00C52E41" w14:paraId="1CCB1948" w14:textId="77777777" w:rsidTr="00526493">
        <w:trPr>
          <w:trHeight w:val="568"/>
        </w:trPr>
        <w:tc>
          <w:tcPr>
            <w:tcW w:w="1394" w:type="dxa"/>
            <w:vMerge/>
            <w:tcBorders>
              <w:right w:val="single" w:sz="4" w:space="0" w:color="auto"/>
            </w:tcBorders>
          </w:tcPr>
          <w:p w14:paraId="37677591" w14:textId="77777777" w:rsidR="00084A48" w:rsidRPr="00C52E41" w:rsidRDefault="00084A48" w:rsidP="00084A48">
            <w:pPr>
              <w:pStyle w:val="a6"/>
              <w:rPr>
                <w:lang w:eastAsia="zh-TW"/>
              </w:rPr>
            </w:pPr>
          </w:p>
        </w:tc>
        <w:tc>
          <w:tcPr>
            <w:tcW w:w="1577" w:type="dxa"/>
            <w:tcBorders>
              <w:top w:val="single" w:sz="4" w:space="0" w:color="auto"/>
              <w:left w:val="single" w:sz="4" w:space="0" w:color="auto"/>
              <w:bottom w:val="single" w:sz="4" w:space="0" w:color="auto"/>
              <w:right w:val="single" w:sz="4" w:space="0" w:color="auto"/>
            </w:tcBorders>
          </w:tcPr>
          <w:p w14:paraId="17160BDA" w14:textId="77777777" w:rsidR="00084A48" w:rsidRPr="00C52E41" w:rsidRDefault="00084A48" w:rsidP="00084A48">
            <w:pPr>
              <w:pStyle w:val="a6"/>
              <w:rPr>
                <w:rFonts w:eastAsiaTheme="minorEastAsia"/>
                <w:lang w:eastAsia="zh-CN"/>
              </w:rPr>
            </w:pPr>
            <w:r w:rsidRPr="00C52E41">
              <w:rPr>
                <w:rFonts w:eastAsiaTheme="minorEastAsia" w:hint="eastAsia"/>
                <w:lang w:eastAsia="zh-CN"/>
              </w:rPr>
              <w:t>status</w:t>
            </w:r>
          </w:p>
        </w:tc>
        <w:tc>
          <w:tcPr>
            <w:tcW w:w="1991" w:type="dxa"/>
            <w:tcBorders>
              <w:top w:val="single" w:sz="4" w:space="0" w:color="auto"/>
              <w:left w:val="single" w:sz="4" w:space="0" w:color="auto"/>
              <w:bottom w:val="single" w:sz="4" w:space="0" w:color="auto"/>
              <w:right w:val="single" w:sz="4" w:space="0" w:color="auto"/>
            </w:tcBorders>
          </w:tcPr>
          <w:p w14:paraId="43D16B4F" w14:textId="77777777" w:rsidR="00084A48" w:rsidRPr="00C52E41" w:rsidRDefault="00084A48" w:rsidP="00084A48">
            <w:pPr>
              <w:pStyle w:val="a6"/>
              <w:rPr>
                <w:rFonts w:eastAsiaTheme="minorEastAsia"/>
                <w:lang w:eastAsia="zh-CN"/>
              </w:rPr>
            </w:pPr>
            <w:r w:rsidRPr="00C52E41">
              <w:rPr>
                <w:rFonts w:eastAsiaTheme="minorEastAsia"/>
                <w:lang w:eastAsia="zh-CN"/>
              </w:rPr>
              <w:t>T</w:t>
            </w:r>
            <w:r w:rsidRPr="00C52E41">
              <w:rPr>
                <w:rFonts w:eastAsiaTheme="minorEastAsia" w:hint="eastAsia"/>
                <w:lang w:eastAsia="zh-CN"/>
              </w:rPr>
              <w:t>he problem of posts</w:t>
            </w:r>
            <w:r w:rsidRPr="00C52E41">
              <w:rPr>
                <w:rFonts w:eastAsiaTheme="minorEastAsia"/>
                <w:lang w:eastAsia="zh-CN"/>
              </w:rPr>
              <w:t>’</w:t>
            </w:r>
            <w:r w:rsidRPr="00C52E41">
              <w:rPr>
                <w:rFonts w:eastAsiaTheme="minorEastAsia" w:hint="eastAsia"/>
                <w:lang w:eastAsia="zh-CN"/>
              </w:rPr>
              <w:t xml:space="preserve"> status</w:t>
            </w:r>
          </w:p>
        </w:tc>
        <w:tc>
          <w:tcPr>
            <w:tcW w:w="2126" w:type="dxa"/>
            <w:tcBorders>
              <w:top w:val="single" w:sz="4" w:space="0" w:color="auto"/>
              <w:left w:val="single" w:sz="4" w:space="0" w:color="auto"/>
              <w:bottom w:val="single" w:sz="4" w:space="0" w:color="auto"/>
              <w:right w:val="single" w:sz="4" w:space="0" w:color="auto"/>
            </w:tcBorders>
          </w:tcPr>
          <w:p w14:paraId="540E899E" w14:textId="77777777" w:rsidR="00084A48" w:rsidRPr="00C52E41" w:rsidRDefault="00084A48" w:rsidP="00084A48">
            <w:pPr>
              <w:pStyle w:val="a6"/>
              <w:rPr>
                <w:lang w:eastAsia="zh-TW"/>
              </w:rPr>
            </w:pPr>
            <w:r w:rsidRPr="00C52E41">
              <w:rPr>
                <w:rFonts w:hint="eastAsia"/>
                <w:lang w:eastAsia="zh-TW"/>
              </w:rPr>
              <w:t>15 variable characters</w:t>
            </w:r>
          </w:p>
        </w:tc>
        <w:tc>
          <w:tcPr>
            <w:tcW w:w="850" w:type="dxa"/>
            <w:tcBorders>
              <w:top w:val="single" w:sz="4" w:space="0" w:color="auto"/>
              <w:left w:val="single" w:sz="4" w:space="0" w:color="auto"/>
              <w:bottom w:val="single" w:sz="4" w:space="0" w:color="auto"/>
              <w:right w:val="single" w:sz="4" w:space="0" w:color="auto"/>
            </w:tcBorders>
          </w:tcPr>
          <w:p w14:paraId="4CC25D05" w14:textId="77777777" w:rsidR="00084A48" w:rsidRPr="00C52E41" w:rsidRDefault="00084A48" w:rsidP="00084A48">
            <w:pPr>
              <w:pStyle w:val="a6"/>
              <w:rPr>
                <w:lang w:eastAsia="zh-TW"/>
              </w:rPr>
            </w:pPr>
            <w:r w:rsidRPr="00C52E41">
              <w:rPr>
                <w:rFonts w:hint="eastAsia"/>
                <w:lang w:eastAsia="zh-TW"/>
              </w:rPr>
              <w:t>No</w:t>
            </w:r>
          </w:p>
        </w:tc>
        <w:tc>
          <w:tcPr>
            <w:tcW w:w="993" w:type="dxa"/>
            <w:tcBorders>
              <w:top w:val="single" w:sz="4" w:space="0" w:color="auto"/>
              <w:left w:val="single" w:sz="4" w:space="0" w:color="auto"/>
              <w:bottom w:val="single" w:sz="4" w:space="0" w:color="auto"/>
              <w:right w:val="single" w:sz="4" w:space="0" w:color="auto"/>
            </w:tcBorders>
          </w:tcPr>
          <w:p w14:paraId="577774DD" w14:textId="77777777" w:rsidR="00084A48" w:rsidRPr="00C52E41" w:rsidRDefault="00084A48" w:rsidP="00084A48">
            <w:pPr>
              <w:pStyle w:val="a6"/>
              <w:rPr>
                <w:lang w:eastAsia="zh-TW"/>
              </w:rPr>
            </w:pPr>
            <w:r w:rsidRPr="00C52E41">
              <w:rPr>
                <w:rFonts w:hint="eastAsia"/>
                <w:lang w:eastAsia="zh-TW"/>
              </w:rPr>
              <w:t>No</w:t>
            </w:r>
          </w:p>
        </w:tc>
      </w:tr>
      <w:tr w:rsidR="008910F1" w:rsidRPr="00C52E41" w14:paraId="6FF3B0F3" w14:textId="77777777" w:rsidTr="009D031E">
        <w:trPr>
          <w:trHeight w:val="568"/>
        </w:trPr>
        <w:tc>
          <w:tcPr>
            <w:tcW w:w="1394" w:type="dxa"/>
            <w:vMerge w:val="restart"/>
            <w:tcBorders>
              <w:right w:val="single" w:sz="4" w:space="0" w:color="auto"/>
            </w:tcBorders>
          </w:tcPr>
          <w:p w14:paraId="36958E36" w14:textId="77777777" w:rsidR="008910F1" w:rsidRPr="00526493" w:rsidRDefault="008910F1" w:rsidP="00084A48">
            <w:pPr>
              <w:pStyle w:val="a6"/>
              <w:rPr>
                <w:rFonts w:eastAsiaTheme="minorEastAsia"/>
                <w:lang w:eastAsia="zh-CN"/>
              </w:rPr>
            </w:pPr>
            <w:r>
              <w:rPr>
                <w:rFonts w:eastAsiaTheme="minorEastAsia" w:hint="eastAsia"/>
                <w:lang w:eastAsia="zh-CN"/>
              </w:rPr>
              <w:t>Operator</w:t>
            </w:r>
          </w:p>
        </w:tc>
        <w:tc>
          <w:tcPr>
            <w:tcW w:w="1577" w:type="dxa"/>
            <w:tcBorders>
              <w:top w:val="single" w:sz="4" w:space="0" w:color="auto"/>
              <w:left w:val="single" w:sz="4" w:space="0" w:color="auto"/>
              <w:bottom w:val="single" w:sz="4" w:space="0" w:color="auto"/>
              <w:right w:val="single" w:sz="4" w:space="0" w:color="auto"/>
            </w:tcBorders>
          </w:tcPr>
          <w:p w14:paraId="227D8A28" w14:textId="77777777" w:rsidR="008910F1" w:rsidRPr="00C52E41" w:rsidRDefault="008910F1" w:rsidP="00084A48">
            <w:pPr>
              <w:pStyle w:val="a6"/>
              <w:rPr>
                <w:rFonts w:eastAsiaTheme="minorEastAsia"/>
                <w:lang w:eastAsia="zh-CN"/>
              </w:rPr>
            </w:pPr>
            <w:r>
              <w:rPr>
                <w:rFonts w:eastAsiaTheme="minorEastAsia" w:hint="eastAsia"/>
                <w:lang w:eastAsia="zh-CN"/>
              </w:rPr>
              <w:t>Email</w:t>
            </w:r>
          </w:p>
        </w:tc>
        <w:tc>
          <w:tcPr>
            <w:tcW w:w="1991" w:type="dxa"/>
            <w:tcBorders>
              <w:top w:val="single" w:sz="4" w:space="0" w:color="auto"/>
              <w:left w:val="single" w:sz="4" w:space="0" w:color="auto"/>
              <w:bottom w:val="single" w:sz="4" w:space="0" w:color="auto"/>
              <w:right w:val="single" w:sz="4" w:space="0" w:color="auto"/>
            </w:tcBorders>
          </w:tcPr>
          <w:p w14:paraId="4529E085" w14:textId="77777777" w:rsidR="008910F1" w:rsidRPr="00526493" w:rsidRDefault="008910F1" w:rsidP="00084A48">
            <w:pPr>
              <w:pStyle w:val="a6"/>
              <w:rPr>
                <w:rFonts w:eastAsiaTheme="minorEastAsia"/>
                <w:lang w:eastAsia="zh-CN"/>
              </w:rPr>
            </w:pPr>
            <w:r w:rsidRPr="00C52E41">
              <w:rPr>
                <w:lang w:eastAsia="zh-TW"/>
              </w:rPr>
              <w:t>U</w:t>
            </w:r>
            <w:r w:rsidRPr="00C52E41">
              <w:rPr>
                <w:rFonts w:hint="eastAsia"/>
                <w:lang w:eastAsia="zh-TW"/>
              </w:rPr>
              <w:t>niquely identity email of</w:t>
            </w:r>
            <w:r>
              <w:rPr>
                <w:rFonts w:eastAsiaTheme="minorEastAsia" w:hint="eastAsia"/>
                <w:lang w:eastAsia="zh-CN"/>
              </w:rPr>
              <w:t xml:space="preserve"> operator</w:t>
            </w:r>
          </w:p>
        </w:tc>
        <w:tc>
          <w:tcPr>
            <w:tcW w:w="2126" w:type="dxa"/>
            <w:tcBorders>
              <w:top w:val="single" w:sz="4" w:space="0" w:color="auto"/>
              <w:left w:val="single" w:sz="4" w:space="0" w:color="auto"/>
              <w:bottom w:val="single" w:sz="4" w:space="0" w:color="auto"/>
              <w:right w:val="single" w:sz="4" w:space="0" w:color="auto"/>
            </w:tcBorders>
          </w:tcPr>
          <w:p w14:paraId="72972CCC" w14:textId="77777777" w:rsidR="008910F1" w:rsidRPr="00C52E41" w:rsidRDefault="008910F1" w:rsidP="00084A48">
            <w:pPr>
              <w:pStyle w:val="a6"/>
              <w:rPr>
                <w:lang w:eastAsia="zh-TW"/>
              </w:rPr>
            </w:pPr>
            <w:r w:rsidRPr="00C52E41">
              <w:rPr>
                <w:rFonts w:hint="eastAsia"/>
                <w:lang w:eastAsia="zh-TW"/>
              </w:rPr>
              <w:t>30 variable characters</w:t>
            </w:r>
          </w:p>
        </w:tc>
        <w:tc>
          <w:tcPr>
            <w:tcW w:w="850" w:type="dxa"/>
            <w:tcBorders>
              <w:top w:val="single" w:sz="4" w:space="0" w:color="auto"/>
              <w:left w:val="single" w:sz="4" w:space="0" w:color="auto"/>
              <w:bottom w:val="single" w:sz="4" w:space="0" w:color="auto"/>
              <w:right w:val="single" w:sz="4" w:space="0" w:color="auto"/>
            </w:tcBorders>
          </w:tcPr>
          <w:p w14:paraId="2C9E9030" w14:textId="77777777" w:rsidR="008910F1" w:rsidRPr="00C52E41" w:rsidRDefault="008910F1" w:rsidP="00084A48">
            <w:pPr>
              <w:pStyle w:val="a6"/>
              <w:rPr>
                <w:lang w:eastAsia="zh-TW"/>
              </w:rPr>
            </w:pPr>
          </w:p>
        </w:tc>
        <w:tc>
          <w:tcPr>
            <w:tcW w:w="993" w:type="dxa"/>
            <w:tcBorders>
              <w:top w:val="single" w:sz="4" w:space="0" w:color="auto"/>
              <w:left w:val="single" w:sz="4" w:space="0" w:color="auto"/>
              <w:bottom w:val="single" w:sz="4" w:space="0" w:color="auto"/>
              <w:right w:val="single" w:sz="4" w:space="0" w:color="auto"/>
            </w:tcBorders>
          </w:tcPr>
          <w:p w14:paraId="5A0E4180" w14:textId="77777777" w:rsidR="008910F1" w:rsidRPr="00C52E41" w:rsidRDefault="008910F1" w:rsidP="00084A48">
            <w:pPr>
              <w:pStyle w:val="a6"/>
              <w:rPr>
                <w:lang w:eastAsia="zh-TW"/>
              </w:rPr>
            </w:pPr>
          </w:p>
        </w:tc>
      </w:tr>
      <w:tr w:rsidR="008910F1" w:rsidRPr="00C52E41" w14:paraId="1843B41B" w14:textId="77777777" w:rsidTr="009D031E">
        <w:trPr>
          <w:trHeight w:val="568"/>
        </w:trPr>
        <w:tc>
          <w:tcPr>
            <w:tcW w:w="1394" w:type="dxa"/>
            <w:vMerge/>
            <w:tcBorders>
              <w:right w:val="single" w:sz="4" w:space="0" w:color="auto"/>
            </w:tcBorders>
          </w:tcPr>
          <w:p w14:paraId="72D8583B" w14:textId="77777777" w:rsidR="008910F1" w:rsidRPr="00C52E41" w:rsidRDefault="008910F1" w:rsidP="00526493">
            <w:pPr>
              <w:pStyle w:val="a6"/>
              <w:rPr>
                <w:lang w:eastAsia="zh-TW"/>
              </w:rPr>
            </w:pPr>
          </w:p>
        </w:tc>
        <w:tc>
          <w:tcPr>
            <w:tcW w:w="1577" w:type="dxa"/>
            <w:tcBorders>
              <w:left w:val="single" w:sz="4" w:space="0" w:color="auto"/>
            </w:tcBorders>
          </w:tcPr>
          <w:p w14:paraId="70BDB64F" w14:textId="77777777" w:rsidR="008910F1" w:rsidRPr="00C52E41" w:rsidRDefault="008910F1" w:rsidP="00526493">
            <w:pPr>
              <w:pStyle w:val="a6"/>
              <w:rPr>
                <w:rFonts w:eastAsiaTheme="minorEastAsia"/>
                <w:lang w:eastAsia="zh-CN"/>
              </w:rPr>
            </w:pPr>
            <w:r>
              <w:rPr>
                <w:rFonts w:eastAsiaTheme="minorEastAsia" w:hint="eastAsia"/>
                <w:lang w:eastAsia="zh-CN"/>
              </w:rPr>
              <w:t>Name</w:t>
            </w:r>
          </w:p>
        </w:tc>
        <w:tc>
          <w:tcPr>
            <w:tcW w:w="1991" w:type="dxa"/>
          </w:tcPr>
          <w:p w14:paraId="3907DDAD" w14:textId="77777777" w:rsidR="008910F1" w:rsidRPr="00C52E41" w:rsidRDefault="008910F1" w:rsidP="00526493">
            <w:pPr>
              <w:pStyle w:val="a6"/>
              <w:rPr>
                <w:rFonts w:eastAsiaTheme="minorEastAsia"/>
                <w:lang w:eastAsia="zh-CN"/>
              </w:rPr>
            </w:pPr>
            <w:r>
              <w:rPr>
                <w:rFonts w:eastAsiaTheme="minorEastAsia"/>
                <w:lang w:eastAsia="zh-CN"/>
              </w:rPr>
              <w:t>T</w:t>
            </w:r>
            <w:r>
              <w:rPr>
                <w:rFonts w:eastAsiaTheme="minorEastAsia" w:hint="eastAsia"/>
                <w:lang w:eastAsia="zh-CN"/>
              </w:rPr>
              <w:t>he name of operator</w:t>
            </w:r>
          </w:p>
        </w:tc>
        <w:tc>
          <w:tcPr>
            <w:tcW w:w="2126" w:type="dxa"/>
          </w:tcPr>
          <w:p w14:paraId="7DCFFBC1" w14:textId="77777777" w:rsidR="008910F1" w:rsidRPr="00C52E41" w:rsidRDefault="008910F1" w:rsidP="00526493">
            <w:pPr>
              <w:pStyle w:val="a6"/>
              <w:rPr>
                <w:lang w:eastAsia="zh-TW"/>
              </w:rPr>
            </w:pPr>
            <w:r>
              <w:rPr>
                <w:rFonts w:eastAsiaTheme="minorEastAsia" w:hint="eastAsia"/>
                <w:lang w:eastAsia="zh-CN"/>
              </w:rPr>
              <w:t>15</w:t>
            </w:r>
            <w:r w:rsidRPr="00C52E41">
              <w:rPr>
                <w:rFonts w:hint="eastAsia"/>
                <w:lang w:eastAsia="zh-TW"/>
              </w:rPr>
              <w:t xml:space="preserve"> variable characters</w:t>
            </w:r>
          </w:p>
        </w:tc>
        <w:tc>
          <w:tcPr>
            <w:tcW w:w="850" w:type="dxa"/>
          </w:tcPr>
          <w:p w14:paraId="2EFA0703" w14:textId="77777777" w:rsidR="008910F1" w:rsidRPr="00C52E41" w:rsidRDefault="008910F1" w:rsidP="00526493">
            <w:pPr>
              <w:pStyle w:val="a6"/>
              <w:rPr>
                <w:lang w:eastAsia="zh-TW"/>
              </w:rPr>
            </w:pPr>
          </w:p>
        </w:tc>
        <w:tc>
          <w:tcPr>
            <w:tcW w:w="993" w:type="dxa"/>
          </w:tcPr>
          <w:p w14:paraId="48EBC725" w14:textId="77777777" w:rsidR="008910F1" w:rsidRPr="00C52E41" w:rsidRDefault="008910F1" w:rsidP="00526493">
            <w:pPr>
              <w:pStyle w:val="a6"/>
              <w:rPr>
                <w:lang w:eastAsia="zh-TW"/>
              </w:rPr>
            </w:pPr>
          </w:p>
        </w:tc>
      </w:tr>
      <w:tr w:rsidR="008910F1" w:rsidRPr="00C52E41" w14:paraId="5B034E64" w14:textId="77777777" w:rsidTr="009D031E">
        <w:trPr>
          <w:trHeight w:val="568"/>
        </w:trPr>
        <w:tc>
          <w:tcPr>
            <w:tcW w:w="1394" w:type="dxa"/>
            <w:vMerge/>
            <w:tcBorders>
              <w:right w:val="single" w:sz="4" w:space="0" w:color="auto"/>
            </w:tcBorders>
          </w:tcPr>
          <w:p w14:paraId="7861253B" w14:textId="77777777" w:rsidR="008910F1" w:rsidRPr="00C52E41" w:rsidRDefault="008910F1" w:rsidP="00526493">
            <w:pPr>
              <w:pStyle w:val="a6"/>
              <w:rPr>
                <w:lang w:eastAsia="zh-TW"/>
              </w:rPr>
            </w:pPr>
          </w:p>
        </w:tc>
        <w:tc>
          <w:tcPr>
            <w:tcW w:w="1577" w:type="dxa"/>
            <w:tcBorders>
              <w:left w:val="single" w:sz="4" w:space="0" w:color="auto"/>
            </w:tcBorders>
          </w:tcPr>
          <w:p w14:paraId="41DE35D4" w14:textId="77777777" w:rsidR="008910F1" w:rsidRPr="00C52E41" w:rsidRDefault="008910F1" w:rsidP="00526493">
            <w:pPr>
              <w:pStyle w:val="a6"/>
              <w:rPr>
                <w:rFonts w:eastAsiaTheme="minorEastAsia"/>
                <w:lang w:eastAsia="zh-CN"/>
              </w:rPr>
            </w:pPr>
            <w:r>
              <w:rPr>
                <w:rFonts w:eastAsiaTheme="minorEastAsia" w:hint="eastAsia"/>
                <w:lang w:eastAsia="zh-CN"/>
              </w:rPr>
              <w:t>Password</w:t>
            </w:r>
          </w:p>
        </w:tc>
        <w:tc>
          <w:tcPr>
            <w:tcW w:w="1991" w:type="dxa"/>
          </w:tcPr>
          <w:p w14:paraId="04C3E75A" w14:textId="77777777" w:rsidR="008910F1" w:rsidRPr="00C52E41" w:rsidRDefault="008910F1" w:rsidP="00526493">
            <w:pPr>
              <w:pStyle w:val="a6"/>
              <w:rPr>
                <w:rFonts w:eastAsiaTheme="minorEastAsia"/>
                <w:lang w:eastAsia="zh-CN"/>
              </w:rPr>
            </w:pPr>
            <w:r>
              <w:rPr>
                <w:rFonts w:eastAsiaTheme="minorEastAsia"/>
                <w:lang w:eastAsia="zh-CN"/>
              </w:rPr>
              <w:t>P</w:t>
            </w:r>
            <w:r>
              <w:rPr>
                <w:rFonts w:eastAsiaTheme="minorEastAsia" w:hint="eastAsia"/>
                <w:lang w:eastAsia="zh-CN"/>
              </w:rPr>
              <w:t>assword for operator verification</w:t>
            </w:r>
          </w:p>
        </w:tc>
        <w:tc>
          <w:tcPr>
            <w:tcW w:w="2126" w:type="dxa"/>
          </w:tcPr>
          <w:p w14:paraId="6A8F194C" w14:textId="77777777" w:rsidR="008910F1" w:rsidRPr="00C52E41" w:rsidRDefault="008910F1" w:rsidP="00526493">
            <w:pPr>
              <w:pStyle w:val="a6"/>
              <w:rPr>
                <w:lang w:eastAsia="zh-TW"/>
              </w:rPr>
            </w:pPr>
            <w:r w:rsidRPr="00C52E41">
              <w:rPr>
                <w:rFonts w:hint="eastAsia"/>
                <w:lang w:eastAsia="zh-TW"/>
              </w:rPr>
              <w:t xml:space="preserve">6-16 characters </w:t>
            </w:r>
            <w:r>
              <w:rPr>
                <w:rFonts w:eastAsiaTheme="minorEastAsia" w:hint="eastAsia"/>
                <w:lang w:eastAsia="zh-CN"/>
              </w:rPr>
              <w:t>and both number and character are required</w:t>
            </w:r>
          </w:p>
        </w:tc>
        <w:tc>
          <w:tcPr>
            <w:tcW w:w="850" w:type="dxa"/>
          </w:tcPr>
          <w:p w14:paraId="0ECA5BE5" w14:textId="77777777" w:rsidR="008910F1" w:rsidRPr="00A468B3" w:rsidRDefault="008910F1" w:rsidP="00526493">
            <w:pPr>
              <w:pStyle w:val="a6"/>
              <w:rPr>
                <w:rFonts w:eastAsiaTheme="minorEastAsia"/>
                <w:lang w:eastAsia="zh-CN"/>
              </w:rPr>
            </w:pPr>
            <w:r>
              <w:rPr>
                <w:rFonts w:eastAsiaTheme="minorEastAsia" w:hint="eastAsia"/>
                <w:lang w:eastAsia="zh-CN"/>
              </w:rPr>
              <w:t>No</w:t>
            </w:r>
          </w:p>
        </w:tc>
        <w:tc>
          <w:tcPr>
            <w:tcW w:w="993" w:type="dxa"/>
          </w:tcPr>
          <w:p w14:paraId="04340728" w14:textId="77777777" w:rsidR="008910F1" w:rsidRPr="00A468B3" w:rsidRDefault="008910F1" w:rsidP="00526493">
            <w:pPr>
              <w:pStyle w:val="a6"/>
              <w:rPr>
                <w:rFonts w:eastAsiaTheme="minorEastAsia"/>
                <w:lang w:eastAsia="zh-CN"/>
              </w:rPr>
            </w:pPr>
            <w:r>
              <w:rPr>
                <w:rFonts w:eastAsiaTheme="minorEastAsia" w:hint="eastAsia"/>
                <w:lang w:eastAsia="zh-CN"/>
              </w:rPr>
              <w:t>No</w:t>
            </w:r>
          </w:p>
        </w:tc>
      </w:tr>
    </w:tbl>
    <w:p w14:paraId="28E32966" w14:textId="77777777" w:rsidR="00403252" w:rsidRPr="00C52E41" w:rsidRDefault="00403252" w:rsidP="006B0D9B">
      <w:pPr>
        <w:jc w:val="both"/>
        <w:rPr>
          <w:rFonts w:eastAsiaTheme="minorEastAsia"/>
          <w:lang w:eastAsia="zh-CN"/>
        </w:rPr>
      </w:pPr>
    </w:p>
    <w:p w14:paraId="2DB7E414" w14:textId="77777777" w:rsidR="001B7402" w:rsidRDefault="001B7402">
      <w:pPr>
        <w:spacing w:before="0" w:after="200" w:line="276" w:lineRule="auto"/>
        <w:rPr>
          <w:sz w:val="32"/>
          <w:szCs w:val="32"/>
        </w:rPr>
      </w:pPr>
      <w:r>
        <w:rPr>
          <w:sz w:val="32"/>
          <w:szCs w:val="32"/>
        </w:rPr>
        <w:br w:type="page"/>
      </w:r>
    </w:p>
    <w:p w14:paraId="02B5ABAF" w14:textId="77777777" w:rsidR="00D862B7" w:rsidRPr="00D862B7" w:rsidRDefault="00D862B7">
      <w:pPr>
        <w:spacing w:before="0" w:after="200" w:line="276" w:lineRule="auto"/>
        <w:rPr>
          <w:rFonts w:eastAsiaTheme="minorEastAsia"/>
          <w:sz w:val="32"/>
          <w:szCs w:val="32"/>
          <w:lang w:eastAsia="zh-CN"/>
        </w:rPr>
      </w:pPr>
      <w:r>
        <w:rPr>
          <w:rFonts w:eastAsiaTheme="minorEastAsia" w:hint="eastAsia"/>
          <w:sz w:val="32"/>
          <w:szCs w:val="32"/>
          <w:lang w:eastAsia="zh-CN"/>
        </w:rPr>
        <w:t>UML diagram</w:t>
      </w:r>
      <w:r>
        <w:rPr>
          <w:rFonts w:eastAsiaTheme="minorEastAsia"/>
          <w:noProof/>
          <w:sz w:val="32"/>
          <w:szCs w:val="32"/>
          <w:lang w:eastAsia="zh-CN"/>
        </w:rPr>
        <w:drawing>
          <wp:inline distT="0" distB="0" distL="0" distR="0" wp14:anchorId="3B03068C" wp14:editId="7E1EF522">
            <wp:extent cx="5730350" cy="8452237"/>
            <wp:effectExtent l="0" t="0" r="3700" b="0"/>
            <wp:docPr id="4" name="图片 1" descr="C:\Users\Administrator\Desktop\u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uml.png"/>
                    <pic:cNvPicPr>
                      <a:picLocks noChangeAspect="1" noChangeArrowheads="1"/>
                    </pic:cNvPicPr>
                  </pic:nvPicPr>
                  <pic:blipFill>
                    <a:blip r:embed="rId13" cstate="print"/>
                    <a:srcRect/>
                    <a:stretch>
                      <a:fillRect/>
                    </a:stretch>
                  </pic:blipFill>
                  <pic:spPr bwMode="auto">
                    <a:xfrm>
                      <a:off x="0" y="0"/>
                      <a:ext cx="5732145" cy="8454885"/>
                    </a:xfrm>
                    <a:prstGeom prst="rect">
                      <a:avLst/>
                    </a:prstGeom>
                    <a:noFill/>
                    <a:ln w="9525">
                      <a:noFill/>
                      <a:miter lim="800000"/>
                      <a:headEnd/>
                      <a:tailEnd/>
                    </a:ln>
                  </pic:spPr>
                </pic:pic>
              </a:graphicData>
            </a:graphic>
          </wp:inline>
        </w:drawing>
      </w:r>
    </w:p>
    <w:p w14:paraId="0E8818F1" w14:textId="77777777" w:rsidR="003D7113" w:rsidRDefault="003D7113">
      <w:pPr>
        <w:spacing w:before="0" w:after="200" w:line="276" w:lineRule="auto"/>
        <w:rPr>
          <w:rFonts w:eastAsiaTheme="minorEastAsia"/>
          <w:noProof/>
          <w:sz w:val="32"/>
          <w:szCs w:val="32"/>
          <w:lang w:eastAsia="zh-CN"/>
        </w:rPr>
      </w:pPr>
      <w:r>
        <w:rPr>
          <w:rFonts w:eastAsiaTheme="minorEastAsia" w:hint="eastAsia"/>
          <w:noProof/>
          <w:sz w:val="32"/>
          <w:szCs w:val="32"/>
          <w:lang w:eastAsia="zh-CN"/>
        </w:rPr>
        <w:t>The following is the sequence diagram of staff in casinos create a new case.</w:t>
      </w:r>
    </w:p>
    <w:p w14:paraId="16318A28" w14:textId="77777777" w:rsidR="003D7113" w:rsidRDefault="003D7113">
      <w:pPr>
        <w:spacing w:before="0" w:after="200" w:line="276" w:lineRule="auto"/>
        <w:rPr>
          <w:rFonts w:eastAsiaTheme="minorEastAsia"/>
          <w:sz w:val="32"/>
          <w:szCs w:val="32"/>
          <w:lang w:eastAsia="zh-CN"/>
        </w:rPr>
      </w:pPr>
      <w:r>
        <w:rPr>
          <w:rFonts w:eastAsiaTheme="minorEastAsia" w:hint="eastAsia"/>
          <w:noProof/>
          <w:sz w:val="32"/>
          <w:szCs w:val="32"/>
          <w:lang w:eastAsia="zh-CN"/>
        </w:rPr>
        <w:drawing>
          <wp:inline distT="0" distB="0" distL="0" distR="0" wp14:anchorId="04AF161C" wp14:editId="4BEFF448">
            <wp:extent cx="5724525" cy="3200400"/>
            <wp:effectExtent l="19050" t="0" r="9525" b="0"/>
            <wp:docPr id="1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srcRect/>
                    <a:stretch>
                      <a:fillRect/>
                    </a:stretch>
                  </pic:blipFill>
                  <pic:spPr bwMode="auto">
                    <a:xfrm>
                      <a:off x="0" y="0"/>
                      <a:ext cx="5724525" cy="3200400"/>
                    </a:xfrm>
                    <a:prstGeom prst="rect">
                      <a:avLst/>
                    </a:prstGeom>
                    <a:noFill/>
                    <a:ln w="9525">
                      <a:noFill/>
                      <a:miter lim="800000"/>
                      <a:headEnd/>
                      <a:tailEnd/>
                    </a:ln>
                  </pic:spPr>
                </pic:pic>
              </a:graphicData>
            </a:graphic>
          </wp:inline>
        </w:drawing>
      </w:r>
    </w:p>
    <w:p w14:paraId="058DD848" w14:textId="77777777" w:rsidR="00D862B7" w:rsidRDefault="00831B19">
      <w:pPr>
        <w:spacing w:before="0" w:after="200" w:line="276" w:lineRule="auto"/>
        <w:rPr>
          <w:rFonts w:eastAsiaTheme="minorEastAsia"/>
          <w:sz w:val="32"/>
          <w:szCs w:val="32"/>
          <w:lang w:eastAsia="zh-CN"/>
        </w:rPr>
      </w:pPr>
      <w:r>
        <w:rPr>
          <w:rFonts w:eastAsiaTheme="minorEastAsia" w:hint="eastAsia"/>
          <w:sz w:val="32"/>
          <w:szCs w:val="32"/>
          <w:lang w:eastAsia="zh-CN"/>
        </w:rPr>
        <w:t>The following is user diagram which show the progress of the main function.</w:t>
      </w:r>
    </w:p>
    <w:p w14:paraId="2DAEFB07" w14:textId="77777777" w:rsidR="00831B19" w:rsidRDefault="00831B19">
      <w:pPr>
        <w:spacing w:before="0" w:after="200" w:line="276" w:lineRule="auto"/>
        <w:rPr>
          <w:rFonts w:eastAsiaTheme="minorEastAsia"/>
          <w:sz w:val="32"/>
          <w:szCs w:val="32"/>
          <w:lang w:eastAsia="zh-CN"/>
        </w:rPr>
      </w:pPr>
      <w:r w:rsidRPr="00831B19">
        <w:rPr>
          <w:rFonts w:eastAsiaTheme="minorEastAsia"/>
          <w:noProof/>
          <w:sz w:val="32"/>
          <w:szCs w:val="32"/>
          <w:lang w:eastAsia="zh-CN"/>
        </w:rPr>
        <w:drawing>
          <wp:inline distT="0" distB="0" distL="0" distR="0" wp14:anchorId="4F7B4C44" wp14:editId="4829ABF0">
            <wp:extent cx="5732145" cy="5388471"/>
            <wp:effectExtent l="0" t="0" r="1905" b="0"/>
            <wp:docPr id="9" name="图片 2" descr="C:\Users\Administrator\Desktop\Document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esktop\Document 1.png"/>
                    <pic:cNvPicPr>
                      <a:picLocks noChangeAspect="1" noChangeArrowheads="1"/>
                    </pic:cNvPicPr>
                  </pic:nvPicPr>
                  <pic:blipFill>
                    <a:blip r:embed="rId15" cstate="print"/>
                    <a:srcRect/>
                    <a:stretch>
                      <a:fillRect/>
                    </a:stretch>
                  </pic:blipFill>
                  <pic:spPr bwMode="auto">
                    <a:xfrm>
                      <a:off x="0" y="0"/>
                      <a:ext cx="5732145" cy="5388471"/>
                    </a:xfrm>
                    <a:prstGeom prst="rect">
                      <a:avLst/>
                    </a:prstGeom>
                    <a:noFill/>
                    <a:ln w="9525">
                      <a:noFill/>
                      <a:miter lim="800000"/>
                      <a:headEnd/>
                      <a:tailEnd/>
                    </a:ln>
                  </pic:spPr>
                </pic:pic>
              </a:graphicData>
            </a:graphic>
          </wp:inline>
        </w:drawing>
      </w:r>
    </w:p>
    <w:p w14:paraId="2CE11037" w14:textId="77777777" w:rsidR="00831B19" w:rsidRPr="00D862B7" w:rsidRDefault="00831B19">
      <w:pPr>
        <w:spacing w:before="0" w:after="200" w:line="276" w:lineRule="auto"/>
        <w:rPr>
          <w:rFonts w:eastAsiaTheme="minorEastAsia"/>
          <w:sz w:val="32"/>
          <w:szCs w:val="32"/>
          <w:lang w:eastAsia="zh-CN"/>
        </w:rPr>
      </w:pPr>
      <w:r>
        <w:rPr>
          <w:rFonts w:eastAsiaTheme="minorEastAsia"/>
          <w:sz w:val="32"/>
          <w:szCs w:val="32"/>
          <w:lang w:eastAsia="zh-CN"/>
        </w:rPr>
        <w:br w:type="page"/>
      </w:r>
    </w:p>
    <w:p w14:paraId="5137CB32" w14:textId="77777777" w:rsidR="002960D6" w:rsidRPr="00C52E41" w:rsidRDefault="00CC51F3" w:rsidP="006B0D9B">
      <w:pPr>
        <w:pStyle w:val="2"/>
        <w:jc w:val="both"/>
        <w:rPr>
          <w:sz w:val="32"/>
          <w:szCs w:val="32"/>
        </w:rPr>
      </w:pPr>
      <w:bookmarkStart w:id="64" w:name="_Toc402351182"/>
      <w:r w:rsidRPr="00C52E41">
        <w:rPr>
          <w:sz w:val="32"/>
          <w:szCs w:val="32"/>
        </w:rPr>
        <w:t>Enhancement to existing system</w:t>
      </w:r>
      <w:bookmarkEnd w:id="64"/>
    </w:p>
    <w:p w14:paraId="647B265D" w14:textId="61CA90F6" w:rsidR="002960D6" w:rsidRPr="00C52E41" w:rsidRDefault="00C500EF" w:rsidP="006B0D9B">
      <w:pPr>
        <w:jc w:val="both"/>
      </w:pPr>
      <w:r w:rsidRPr="00C52E41">
        <w:t xml:space="preserve">The </w:t>
      </w:r>
      <w:r w:rsidR="00B745EA">
        <w:t>enhance</w:t>
      </w:r>
      <w:r w:rsidRPr="00C52E41">
        <w:t xml:space="preserve"> </w:t>
      </w:r>
      <w:r w:rsidR="00B745EA">
        <w:t>CRM</w:t>
      </w:r>
      <w:r w:rsidRPr="00C52E41">
        <w:t xml:space="preserve"> will be design as a new application used by</w:t>
      </w:r>
      <w:r w:rsidR="00B745EA">
        <w:t xml:space="preserve"> both</w:t>
      </w:r>
      <w:r w:rsidRPr="00C52E41">
        <w:t xml:space="preserve"> the casino</w:t>
      </w:r>
      <w:r w:rsidR="00B745EA">
        <w:t xml:space="preserve"> and </w:t>
      </w:r>
      <w:r w:rsidR="00B42164">
        <w:t>LT Game</w:t>
      </w:r>
      <w:r w:rsidRPr="00C52E41">
        <w:t xml:space="preserve">. </w:t>
      </w:r>
      <w:r w:rsidR="00C91EE0" w:rsidRPr="00C52E41">
        <w:t xml:space="preserve">This </w:t>
      </w:r>
      <w:r w:rsidR="00B745EA">
        <w:t xml:space="preserve">CRM </w:t>
      </w:r>
      <w:r w:rsidR="00C91EE0" w:rsidRPr="00C52E41">
        <w:t>provides a</w:t>
      </w:r>
      <w:r w:rsidR="00476632" w:rsidRPr="00C52E41">
        <w:t>n</w:t>
      </w:r>
      <w:r w:rsidR="00C91EE0" w:rsidRPr="00C52E41">
        <w:t xml:space="preserve"> easy to learn interface for casino staff which problem reports can be type in a text box </w:t>
      </w:r>
      <w:r w:rsidR="00B745EA">
        <w:t>instead of</w:t>
      </w:r>
      <w:r w:rsidR="00C91EE0" w:rsidRPr="00C52E41">
        <w:t xml:space="preserve"> </w:t>
      </w:r>
      <w:r w:rsidR="00B745EA">
        <w:t>using</w:t>
      </w:r>
      <w:r w:rsidR="00C91EE0" w:rsidRPr="00C52E41">
        <w:t xml:space="preserve"> the SugarCRM or Excel file. Data input to this system will be transfer</w:t>
      </w:r>
      <w:r w:rsidR="001B7402">
        <w:rPr>
          <w:rFonts w:eastAsiaTheme="minorEastAsia" w:hint="eastAsia"/>
          <w:lang w:eastAsia="zh-CN"/>
        </w:rPr>
        <w:t>red</w:t>
      </w:r>
      <w:r w:rsidR="00C91EE0" w:rsidRPr="00C52E41">
        <w:t xml:space="preserve"> to another Excel</w:t>
      </w:r>
      <w:r w:rsidR="00B745EA">
        <w:t xml:space="preserve"> file</w:t>
      </w:r>
      <w:r w:rsidR="00C91EE0" w:rsidRPr="00C52E41">
        <w:t xml:space="preserve"> automatic</w:t>
      </w:r>
      <w:r w:rsidR="00B745EA">
        <w:t>ally and then transfer into the CRM server</w:t>
      </w:r>
      <w:r w:rsidR="00C91EE0" w:rsidRPr="00C52E41">
        <w:t xml:space="preserve">. Rapidly occurs problem information will be group together and the number of similar problem occurred will be shown in the </w:t>
      </w:r>
      <w:r w:rsidR="00B745EA">
        <w:t>CRM</w:t>
      </w:r>
      <w:r w:rsidR="00C91EE0" w:rsidRPr="00C52E41">
        <w:t xml:space="preserve"> interface too.</w:t>
      </w:r>
      <w:r w:rsidR="006C60A4" w:rsidRPr="00C52E41">
        <w:t xml:space="preserve"> This reduce the complex process of doing a report from the staff to the </w:t>
      </w:r>
      <w:r w:rsidR="00B745EA">
        <w:t xml:space="preserve">CRM system because what </w:t>
      </w:r>
      <w:r w:rsidR="006C60A4" w:rsidRPr="00C52E41">
        <w:t xml:space="preserve">the staff need to do is type the same simple description into this application and send it out. </w:t>
      </w:r>
      <w:r w:rsidR="00B745EA">
        <w:t>O</w:t>
      </w:r>
      <w:r w:rsidR="006C60A4" w:rsidRPr="00AA1189">
        <w:t>nce a report</w:t>
      </w:r>
      <w:r w:rsidR="00DC7781">
        <w:t xml:space="preserve"> is sent, information will be</w:t>
      </w:r>
      <w:r w:rsidR="006C60A4" w:rsidRPr="00AA1189">
        <w:t xml:space="preserve"> send into the CRM system as well. In the pass, after the staff sent a </w:t>
      </w:r>
      <w:r w:rsidR="00AA1189" w:rsidRPr="00AA1189">
        <w:t>problem report, data entry operator</w:t>
      </w:r>
      <w:r w:rsidR="00C064E9" w:rsidRPr="00AA1189">
        <w:t xml:space="preserve"> in </w:t>
      </w:r>
      <w:r w:rsidR="00B42164">
        <w:t>LT Game</w:t>
      </w:r>
      <w:r w:rsidR="00C064E9" w:rsidRPr="00AA1189">
        <w:t xml:space="preserve"> need to input it back to the SugarCRM one by one which is really inefficient.</w:t>
      </w:r>
      <w:r w:rsidR="009D134E" w:rsidRPr="00AA1189">
        <w:t xml:space="preserve"> </w:t>
      </w:r>
      <w:r w:rsidR="006C60A4" w:rsidRPr="00C52E41">
        <w:t xml:space="preserve">In addition, once a problem is </w:t>
      </w:r>
      <w:r w:rsidR="00C064E9" w:rsidRPr="00C52E41">
        <w:t>reported,</w:t>
      </w:r>
      <w:r w:rsidR="00DC7781">
        <w:t xml:space="preserve"> E-mail will be also sent to IT</w:t>
      </w:r>
      <w:r w:rsidR="00C064E9" w:rsidRPr="00C52E41">
        <w:t xml:space="preserve"> manager. Of course, rapidly occurred problem reports will be group together and if the same </w:t>
      </w:r>
      <w:r w:rsidR="00B745EA">
        <w:t>issue</w:t>
      </w:r>
      <w:r w:rsidR="00C064E9" w:rsidRPr="00C52E41">
        <w:t xml:space="preserve"> occur</w:t>
      </w:r>
      <w:r w:rsidR="00B745EA">
        <w:t>s</w:t>
      </w:r>
      <w:r w:rsidR="00C064E9" w:rsidRPr="00C52E41">
        <w:t xml:space="preserve"> over 10 times in a day a warning message will be</w:t>
      </w:r>
      <w:r w:rsidR="00B745EA">
        <w:t xml:space="preserve"> also sent to the manager’s mobile</w:t>
      </w:r>
      <w:r w:rsidR="00C064E9" w:rsidRPr="00C52E41">
        <w:t xml:space="preserve">-phone. </w:t>
      </w:r>
      <w:r w:rsidR="00B745EA">
        <w:t>Moreover, the system server will check reported issues every day. If a</w:t>
      </w:r>
      <w:r w:rsidR="00DC7781">
        <w:t>n</w:t>
      </w:r>
      <w:r w:rsidR="00B745EA">
        <w:t xml:space="preserve"> issues is reported ove</w:t>
      </w:r>
      <w:r w:rsidR="00DC7781">
        <w:t>r 10 days but not yet closed, a</w:t>
      </w:r>
      <w:r w:rsidR="00B745EA">
        <w:t xml:space="preserve"> warning e-mail will be sent to the managers and technicians who are </w:t>
      </w:r>
      <w:r w:rsidR="0068686A">
        <w:t>related</w:t>
      </w:r>
      <w:r w:rsidR="00B745EA">
        <w:t xml:space="preserve"> to the issues.</w:t>
      </w:r>
    </w:p>
    <w:p w14:paraId="637B9885" w14:textId="77777777" w:rsidR="002960D6" w:rsidRPr="00C52E41" w:rsidRDefault="00CC51F3" w:rsidP="006B0D9B">
      <w:pPr>
        <w:pStyle w:val="2"/>
        <w:jc w:val="both"/>
        <w:rPr>
          <w:sz w:val="32"/>
          <w:szCs w:val="32"/>
        </w:rPr>
      </w:pPr>
      <w:bookmarkStart w:id="65" w:name="_Toc402351183"/>
      <w:r w:rsidRPr="00C52E41">
        <w:rPr>
          <w:sz w:val="32"/>
          <w:szCs w:val="32"/>
        </w:rPr>
        <w:t>Key problems and their solutions</w:t>
      </w:r>
      <w:bookmarkEnd w:id="65"/>
    </w:p>
    <w:p w14:paraId="1797253F" w14:textId="0CD287A8" w:rsidR="0089279E" w:rsidRPr="00FE1235" w:rsidRDefault="0089279E" w:rsidP="0089279E">
      <w:pPr>
        <w:jc w:val="both"/>
        <w:rPr>
          <w:rFonts w:eastAsiaTheme="minorEastAsia"/>
          <w:lang w:eastAsia="zh-CN"/>
        </w:rPr>
      </w:pPr>
      <w:r>
        <w:t>D</w:t>
      </w:r>
      <w:r>
        <w:rPr>
          <w:rFonts w:eastAsia="ＭＳ 明朝"/>
          <w:lang w:eastAsia="ja-JP"/>
        </w:rPr>
        <w:t xml:space="preserve">uring the implementation process, some problems occurs. </w:t>
      </w:r>
      <w:r w:rsidR="000C3CC7">
        <w:rPr>
          <w:rFonts w:eastAsia="ＭＳ 明朝"/>
          <w:lang w:eastAsia="ja-JP"/>
        </w:rPr>
        <w:t xml:space="preserve">For example the </w:t>
      </w:r>
      <w:r>
        <w:rPr>
          <w:rFonts w:eastAsia="ＭＳ 明朝"/>
          <w:lang w:eastAsia="ja-JP"/>
        </w:rPr>
        <w:t xml:space="preserve">project met problem in installing into the </w:t>
      </w:r>
      <w:r w:rsidR="00B42164">
        <w:rPr>
          <w:rFonts w:eastAsia="ＭＳ 明朝"/>
          <w:lang w:eastAsia="ja-JP"/>
        </w:rPr>
        <w:t>LT Game</w:t>
      </w:r>
      <w:r>
        <w:rPr>
          <w:rFonts w:eastAsia="ＭＳ 明朝"/>
          <w:lang w:eastAsia="ja-JP"/>
        </w:rPr>
        <w:t>’s system. To install this enhance CRM need</w:t>
      </w:r>
      <w:r w:rsidR="00DC7781">
        <w:rPr>
          <w:rFonts w:eastAsia="ＭＳ 明朝"/>
          <w:lang w:eastAsia="ja-JP"/>
        </w:rPr>
        <w:t>s authorization from the COO</w:t>
      </w:r>
      <w:r>
        <w:rPr>
          <w:rFonts w:eastAsia="ＭＳ 明朝"/>
          <w:lang w:eastAsia="ja-JP"/>
        </w:rPr>
        <w:t xml:space="preserve"> in </w:t>
      </w:r>
      <w:r w:rsidR="00B42164">
        <w:rPr>
          <w:rFonts w:eastAsia="ＭＳ 明朝"/>
          <w:lang w:eastAsia="ja-JP"/>
        </w:rPr>
        <w:t>LT Game</w:t>
      </w:r>
      <w:r>
        <w:rPr>
          <w:rFonts w:eastAsia="ＭＳ 明朝"/>
          <w:lang w:eastAsia="ja-JP"/>
        </w:rPr>
        <w:t>. Also, problem occurred in promoting this new CRM to casino manager and IT technician as they are unwilling to learn a new system. Also, a lot of managers are unwilling to spend time to have an extra training. Therefo</w:t>
      </w:r>
      <w:r w:rsidR="00DC7781">
        <w:rPr>
          <w:rFonts w:eastAsia="ＭＳ 明朝"/>
          <w:lang w:eastAsia="ja-JP"/>
        </w:rPr>
        <w:t>re, the importance of using a</w:t>
      </w:r>
      <w:r>
        <w:rPr>
          <w:rFonts w:eastAsia="ＭＳ 明朝"/>
          <w:lang w:eastAsia="ja-JP"/>
        </w:rPr>
        <w:t xml:space="preserve"> new CRM is explained to them so that they would attend the training section and learn how to use it effectively. </w:t>
      </w:r>
    </w:p>
    <w:p w14:paraId="1C7CB030" w14:textId="77777777" w:rsidR="006C2CCB" w:rsidRPr="00C52E41" w:rsidRDefault="006C2CCB" w:rsidP="006C2CCB">
      <w:pPr>
        <w:pStyle w:val="1"/>
      </w:pPr>
      <w:bookmarkStart w:id="66" w:name="_Toc402351184"/>
      <w:r w:rsidRPr="00C52E41">
        <w:t>Results and discussion</w:t>
      </w:r>
      <w:bookmarkEnd w:id="66"/>
    </w:p>
    <w:p w14:paraId="767FF428" w14:textId="77777777" w:rsidR="006C2CCB" w:rsidRPr="00C52E41" w:rsidRDefault="006C2CCB" w:rsidP="006C2CCB">
      <w:pPr>
        <w:pStyle w:val="2"/>
        <w:jc w:val="both"/>
        <w:rPr>
          <w:sz w:val="32"/>
          <w:szCs w:val="32"/>
        </w:rPr>
      </w:pPr>
      <w:bookmarkStart w:id="67" w:name="_Toc402351185"/>
      <w:r w:rsidRPr="00C52E41">
        <w:rPr>
          <w:sz w:val="32"/>
          <w:szCs w:val="32"/>
        </w:rPr>
        <w:t xml:space="preserve">Project </w:t>
      </w:r>
      <w:commentRangeStart w:id="68"/>
      <w:commentRangeStart w:id="69"/>
      <w:commentRangeStart w:id="70"/>
      <w:commentRangeStart w:id="71"/>
      <w:r w:rsidRPr="00C52E41">
        <w:rPr>
          <w:sz w:val="32"/>
          <w:szCs w:val="32"/>
        </w:rPr>
        <w:t>Outcome</w:t>
      </w:r>
      <w:commentRangeEnd w:id="68"/>
      <w:commentRangeEnd w:id="71"/>
      <w:r w:rsidR="005C02F4" w:rsidRPr="00C52E41">
        <w:rPr>
          <w:rStyle w:val="ae"/>
          <w:smallCaps w:val="0"/>
          <w:spacing w:val="0"/>
        </w:rPr>
        <w:commentReference w:id="68"/>
      </w:r>
      <w:commentRangeEnd w:id="69"/>
      <w:commentRangeEnd w:id="70"/>
      <w:r w:rsidR="00AE2092">
        <w:rPr>
          <w:rStyle w:val="ae"/>
          <w:smallCaps w:val="0"/>
          <w:spacing w:val="0"/>
        </w:rPr>
        <w:commentReference w:id="69"/>
      </w:r>
      <w:r w:rsidR="00CF516A" w:rsidRPr="00C52E41">
        <w:rPr>
          <w:rStyle w:val="ae"/>
          <w:smallCaps w:val="0"/>
          <w:spacing w:val="0"/>
        </w:rPr>
        <w:commentReference w:id="70"/>
      </w:r>
      <w:r w:rsidR="005C02F4" w:rsidRPr="00C52E41">
        <w:rPr>
          <w:rStyle w:val="ae"/>
          <w:smallCaps w:val="0"/>
          <w:spacing w:val="0"/>
        </w:rPr>
        <w:commentReference w:id="71"/>
      </w:r>
      <w:bookmarkEnd w:id="67"/>
    </w:p>
    <w:p w14:paraId="25C690C1" w14:textId="77777777" w:rsidR="0089279E" w:rsidRDefault="0089279E" w:rsidP="0089279E">
      <w:pPr>
        <w:jc w:val="both"/>
      </w:pPr>
      <w:r>
        <w:t>After implementation, this section will show the outcome of the project</w:t>
      </w:r>
      <w:r>
        <w:rPr>
          <w:rFonts w:hint="eastAsia"/>
        </w:rPr>
        <w:t>.</w:t>
      </w:r>
    </w:p>
    <w:p w14:paraId="4DABF715" w14:textId="4A32AE05" w:rsidR="0089279E" w:rsidRPr="005553AA" w:rsidDel="0055163E" w:rsidRDefault="0089279E" w:rsidP="0089279E">
      <w:pPr>
        <w:jc w:val="both"/>
        <w:rPr>
          <w:del w:id="72" w:author="Jyun Asakura" w:date="2014-11-06T02:01:00Z"/>
          <w:rFonts w:eastAsia="ＭＳ 明朝"/>
          <w:lang w:eastAsia="ja-JP"/>
        </w:rPr>
      </w:pPr>
      <w:r>
        <w:t xml:space="preserve">In the whole process, we firstly select one person as a representation to go to the </w:t>
      </w:r>
      <w:r w:rsidR="00B42164">
        <w:t>LT Game</w:t>
      </w:r>
      <w:r>
        <w:t xml:space="preserve"> and become a part of its staff to use the SugarCRM. After using the system in three months, a list of problems are indicat</w:t>
      </w:r>
      <w:r>
        <w:rPr>
          <w:rFonts w:eastAsia="ＭＳ 明朝"/>
          <w:lang w:eastAsia="ja-JP"/>
        </w:rPr>
        <w:t>ed. After</w:t>
      </w:r>
      <w:r>
        <w:t xml:space="preserve"> one week, all the members in this project sat together and have a meeting with </w:t>
      </w:r>
      <w:r w:rsidR="00B42164">
        <w:t>LT Game</w:t>
      </w:r>
      <w:r>
        <w:t xml:space="preserve">. In the meeting, most of the requirements are discussed and in the next week all the requirements are listed in a document. </w:t>
      </w:r>
      <w:r w:rsidR="00CA11A2">
        <w:t xml:space="preserve"> </w:t>
      </w:r>
      <w:r>
        <w:rPr>
          <w:rFonts w:eastAsiaTheme="minorEastAsia" w:hint="eastAsia"/>
          <w:lang w:eastAsia="zh-CN"/>
        </w:rPr>
        <w:t>I</w:t>
      </w:r>
      <w:r>
        <w:rPr>
          <w:rFonts w:eastAsiaTheme="minorEastAsia"/>
          <w:lang w:eastAsia="zh-CN"/>
        </w:rPr>
        <w:t xml:space="preserve">n the next two weeks, plan and analysis processes are done and the project move on to the implementation. Base on the requirements, a prototype of the enhance CRM is proposed. In the enhance CRM, most of the main functions in SugarCRM used by </w:t>
      </w:r>
      <w:r w:rsidR="00B42164">
        <w:rPr>
          <w:rFonts w:eastAsiaTheme="minorEastAsia"/>
          <w:lang w:eastAsia="zh-CN"/>
        </w:rPr>
        <w:t>LT Game</w:t>
      </w:r>
      <w:r>
        <w:rPr>
          <w:rFonts w:eastAsiaTheme="minorEastAsia"/>
          <w:lang w:eastAsia="zh-CN"/>
        </w:rPr>
        <w:t xml:space="preserve"> is also presented and added functions following the requirement is also implemented. </w:t>
      </w:r>
      <w:r>
        <w:rPr>
          <w:rFonts w:eastAsia="ＭＳ 明朝"/>
          <w:lang w:eastAsia="ja-JP"/>
        </w:rPr>
        <w:t xml:space="preserve">And now the new </w:t>
      </w:r>
      <w:r w:rsidRPr="00C52E41">
        <w:t xml:space="preserve">CRM system is much more powerful function and a much more user-friendly interface. </w:t>
      </w:r>
    </w:p>
    <w:p w14:paraId="5932B898" w14:textId="77777777" w:rsidR="006C2CCB" w:rsidRPr="005553AA" w:rsidRDefault="00596604" w:rsidP="005D5DE7">
      <w:pPr>
        <w:jc w:val="both"/>
        <w:rPr>
          <w:rFonts w:eastAsia="ＭＳ 明朝"/>
          <w:lang w:eastAsia="ja-JP"/>
        </w:rPr>
      </w:pPr>
      <w:del w:id="73" w:author="Jyun Asakura" w:date="2014-11-06T02:01:00Z">
        <w:r w:rsidRPr="00C52E41" w:rsidDel="0055163E">
          <w:delText xml:space="preserve"> </w:delText>
        </w:r>
      </w:del>
    </w:p>
    <w:p w14:paraId="11C13D45" w14:textId="2412F11C" w:rsidR="0055163E" w:rsidRDefault="00596604" w:rsidP="005D5DE7">
      <w:pPr>
        <w:jc w:val="both"/>
        <w:rPr>
          <w:ins w:id="74" w:author="Jyun Asakura" w:date="2014-11-06T02:02:00Z"/>
        </w:rPr>
      </w:pPr>
      <w:r w:rsidRPr="00C52E41">
        <w:t>In this enhanced CRM system, functions in SugarCRM like input reports, list all the reports, etc. are presented in the system as well.</w:t>
      </w:r>
      <w:ins w:id="75" w:author="Jyun Asakura" w:date="2014-11-06T02:02:00Z">
        <w:r w:rsidR="0055163E">
          <w:t xml:space="preserve"> And new functions according to the requirement were implemented as well.</w:t>
        </w:r>
      </w:ins>
      <w:ins w:id="76" w:author="Jyun Asakura" w:date="2014-11-06T02:03:00Z">
        <w:r w:rsidR="0055163E">
          <w:t xml:space="preserve"> This new CRM system can exactly solve problems list in section 3.1 and </w:t>
        </w:r>
      </w:ins>
      <w:ins w:id="77" w:author="Jyun Asakura" w:date="2014-11-06T02:04:00Z">
        <w:r w:rsidR="0055163E">
          <w:t>fulfill</w:t>
        </w:r>
      </w:ins>
      <w:ins w:id="78" w:author="Jyun Asakura" w:date="2014-11-06T02:03:00Z">
        <w:r w:rsidR="0055163E">
          <w:t xml:space="preserve"> </w:t>
        </w:r>
      </w:ins>
      <w:ins w:id="79" w:author="Jyun Asakura" w:date="2014-11-06T02:04:00Z">
        <w:r w:rsidR="0055163E">
          <w:t xml:space="preserve">the requirement of LT Game. In addition, a </w:t>
        </w:r>
      </w:ins>
      <w:ins w:id="80" w:author="Jyun Asakura" w:date="2014-11-06T02:05:00Z">
        <w:r w:rsidR="0055163E">
          <w:t xml:space="preserve">client application </w:t>
        </w:r>
      </w:ins>
      <w:ins w:id="81" w:author="Jyun Asakura" w:date="2014-11-06T02:04:00Z">
        <w:r w:rsidR="0055163E">
          <w:t>was implemented for both LT Game and casino manager.</w:t>
        </w:r>
      </w:ins>
      <w:r w:rsidRPr="00C52E41">
        <w:t xml:space="preserve"> </w:t>
      </w:r>
    </w:p>
    <w:p w14:paraId="09E08281" w14:textId="29A70880" w:rsidR="00596604" w:rsidRPr="00C52E41" w:rsidRDefault="00596604" w:rsidP="005D5DE7">
      <w:pPr>
        <w:jc w:val="both"/>
      </w:pPr>
      <w:del w:id="82" w:author="Jyun Asakura" w:date="2014-11-06T02:02:00Z">
        <w:r w:rsidRPr="00C52E41" w:rsidDel="0055163E">
          <w:delText>Also</w:delText>
        </w:r>
      </w:del>
      <w:ins w:id="83" w:author="Jyun Asakura" w:date="2014-11-06T02:02:00Z">
        <w:r w:rsidR="0055163E">
          <w:t xml:space="preserve">In </w:t>
        </w:r>
      </w:ins>
      <w:ins w:id="84" w:author="Jyun Asakura" w:date="2014-11-06T02:05:00Z">
        <w:r w:rsidR="0055163E">
          <w:t xml:space="preserve">the client application </w:t>
        </w:r>
      </w:ins>
      <w:del w:id="85" w:author="Jyun Asakura" w:date="2014-11-06T02:05:00Z">
        <w:r w:rsidRPr="00C52E41" w:rsidDel="0055163E">
          <w:delText xml:space="preserve">, following the requirements, for client </w:delText>
        </w:r>
      </w:del>
      <w:r w:rsidRPr="00C52E41">
        <w:t xml:space="preserve">now </w:t>
      </w:r>
      <w:del w:id="86" w:author="Jyun Asakura" w:date="2014-11-06T02:06:00Z">
        <w:r w:rsidRPr="00C52E41" w:rsidDel="0055163E">
          <w:delText xml:space="preserve">they </w:delText>
        </w:r>
      </w:del>
      <w:ins w:id="87" w:author="Jyun Asakura" w:date="2014-11-06T02:06:00Z">
        <w:r w:rsidR="0055163E">
          <w:t>user</w:t>
        </w:r>
        <w:r w:rsidR="0055163E" w:rsidRPr="00C52E41">
          <w:t xml:space="preserve"> </w:t>
        </w:r>
      </w:ins>
      <w:r w:rsidRPr="00C52E41">
        <w:t>can do the following actions:</w:t>
      </w:r>
    </w:p>
    <w:p w14:paraId="04FB35D4" w14:textId="77777777" w:rsidR="00596604" w:rsidRPr="00C52E41" w:rsidRDefault="00596604" w:rsidP="005D5DE7">
      <w:pPr>
        <w:jc w:val="both"/>
        <w:rPr>
          <w:b/>
        </w:rPr>
      </w:pPr>
      <w:r w:rsidRPr="00C52E41">
        <w:rPr>
          <w:b/>
        </w:rPr>
        <w:t xml:space="preserve">Casino </w:t>
      </w:r>
      <w:r w:rsidR="003C0DD1" w:rsidRPr="00C52E41">
        <w:rPr>
          <w:b/>
        </w:rPr>
        <w:t xml:space="preserve">floor </w:t>
      </w:r>
      <w:commentRangeStart w:id="88"/>
      <w:r w:rsidRPr="00C52E41">
        <w:rPr>
          <w:b/>
        </w:rPr>
        <w:t>manager</w:t>
      </w:r>
      <w:commentRangeEnd w:id="88"/>
      <w:r w:rsidR="001904F2" w:rsidRPr="00C52E41">
        <w:rPr>
          <w:rStyle w:val="ae"/>
        </w:rPr>
        <w:commentReference w:id="88"/>
      </w:r>
      <w:r w:rsidRPr="00C52E41">
        <w:rPr>
          <w:b/>
        </w:rPr>
        <w:t>:</w:t>
      </w:r>
    </w:p>
    <w:p w14:paraId="344CCAE0" w14:textId="77777777" w:rsidR="00596604" w:rsidRPr="00C52E41" w:rsidRDefault="00596604" w:rsidP="005D5DE7">
      <w:pPr>
        <w:pStyle w:val="aa"/>
        <w:numPr>
          <w:ilvl w:val="0"/>
          <w:numId w:val="7"/>
        </w:numPr>
        <w:jc w:val="both"/>
      </w:pPr>
      <w:r w:rsidRPr="00C52E41">
        <w:t xml:space="preserve">Create new account for </w:t>
      </w:r>
      <w:r w:rsidR="003C0DD1" w:rsidRPr="00C52E41">
        <w:t>IT support member</w:t>
      </w:r>
    </w:p>
    <w:p w14:paraId="010FCA72" w14:textId="77777777" w:rsidR="00596604" w:rsidRPr="00C52E41" w:rsidRDefault="001904F2" w:rsidP="005D5DE7">
      <w:pPr>
        <w:pStyle w:val="aa"/>
        <w:numPr>
          <w:ilvl w:val="0"/>
          <w:numId w:val="7"/>
        </w:numPr>
        <w:jc w:val="both"/>
      </w:pPr>
      <w:r w:rsidRPr="00C52E41">
        <w:t>Import account by using system template.</w:t>
      </w:r>
    </w:p>
    <w:p w14:paraId="55D62D70" w14:textId="77777777" w:rsidR="005A682D" w:rsidRPr="00C52E41" w:rsidRDefault="005A682D" w:rsidP="000E7AE4">
      <w:pPr>
        <w:pStyle w:val="aa"/>
        <w:numPr>
          <w:ilvl w:val="0"/>
          <w:numId w:val="7"/>
        </w:numPr>
        <w:jc w:val="both"/>
      </w:pPr>
      <w:r w:rsidRPr="00C52E41">
        <w:t>Change account information under his/her group</w:t>
      </w:r>
    </w:p>
    <w:p w14:paraId="1499FA1B" w14:textId="5058E27F" w:rsidR="005A682D" w:rsidRPr="00C52E41" w:rsidRDefault="005A682D" w:rsidP="005D5DE7">
      <w:pPr>
        <w:jc w:val="both"/>
        <w:rPr>
          <w:b/>
        </w:rPr>
      </w:pPr>
      <w:r w:rsidRPr="00C52E41">
        <w:rPr>
          <w:b/>
        </w:rPr>
        <w:t xml:space="preserve">Casino </w:t>
      </w:r>
      <w:r w:rsidR="003C0DD1" w:rsidRPr="00C52E41">
        <w:rPr>
          <w:b/>
        </w:rPr>
        <w:t xml:space="preserve">IT </w:t>
      </w:r>
      <w:del w:id="89" w:author="Jyun Asakura" w:date="2014-11-06T02:06:00Z">
        <w:r w:rsidR="003C0DD1" w:rsidRPr="00C52E41" w:rsidDel="001408D3">
          <w:rPr>
            <w:b/>
          </w:rPr>
          <w:delText>support</w:delText>
        </w:r>
      </w:del>
      <w:ins w:id="90" w:author="Jyun Asakura" w:date="2014-11-06T02:06:00Z">
        <w:r w:rsidR="001408D3">
          <w:rPr>
            <w:b/>
          </w:rPr>
          <w:t>technician</w:t>
        </w:r>
      </w:ins>
      <w:bookmarkStart w:id="91" w:name="_GoBack"/>
      <w:bookmarkEnd w:id="91"/>
      <w:r w:rsidRPr="00C52E41">
        <w:rPr>
          <w:b/>
        </w:rPr>
        <w:t>:</w:t>
      </w:r>
    </w:p>
    <w:p w14:paraId="721CA9A2" w14:textId="77777777" w:rsidR="005A682D" w:rsidRPr="00C52E41" w:rsidRDefault="005A682D" w:rsidP="005D5DE7">
      <w:pPr>
        <w:pStyle w:val="aa"/>
        <w:numPr>
          <w:ilvl w:val="0"/>
          <w:numId w:val="8"/>
        </w:numPr>
        <w:jc w:val="both"/>
      </w:pPr>
      <w:r w:rsidRPr="00C52E41">
        <w:t>Login their own account</w:t>
      </w:r>
    </w:p>
    <w:p w14:paraId="50A4A529" w14:textId="77777777" w:rsidR="005A682D" w:rsidRPr="00C52E41" w:rsidRDefault="005A682D" w:rsidP="005D5DE7">
      <w:pPr>
        <w:pStyle w:val="aa"/>
        <w:numPr>
          <w:ilvl w:val="0"/>
          <w:numId w:val="8"/>
        </w:numPr>
        <w:jc w:val="both"/>
      </w:pPr>
      <w:r w:rsidRPr="00C52E41">
        <w:t>Report new cases</w:t>
      </w:r>
    </w:p>
    <w:p w14:paraId="5760F2BB" w14:textId="77777777" w:rsidR="005A682D" w:rsidRPr="00C52E41" w:rsidRDefault="005A682D" w:rsidP="000E7AE4">
      <w:pPr>
        <w:pStyle w:val="aa"/>
        <w:numPr>
          <w:ilvl w:val="0"/>
          <w:numId w:val="8"/>
        </w:numPr>
        <w:jc w:val="both"/>
      </w:pPr>
      <w:r w:rsidRPr="00C52E41">
        <w:t>Select the priority of the case</w:t>
      </w:r>
    </w:p>
    <w:p w14:paraId="3D4CCBCC" w14:textId="1EAD5E5E" w:rsidR="00596604" w:rsidRPr="00C52E41" w:rsidRDefault="00B42164" w:rsidP="005D5DE7">
      <w:pPr>
        <w:jc w:val="both"/>
        <w:rPr>
          <w:b/>
        </w:rPr>
      </w:pPr>
      <w:r>
        <w:rPr>
          <w:b/>
        </w:rPr>
        <w:t>LT Game</w:t>
      </w:r>
      <w:r w:rsidR="00596604" w:rsidRPr="00C52E41">
        <w:rPr>
          <w:b/>
        </w:rPr>
        <w:t xml:space="preserve"> manager:</w:t>
      </w:r>
    </w:p>
    <w:p w14:paraId="46331F1C" w14:textId="77777777" w:rsidR="009E232F" w:rsidRPr="00C52E41" w:rsidRDefault="009E232F" w:rsidP="005D5DE7">
      <w:pPr>
        <w:pStyle w:val="aa"/>
        <w:numPr>
          <w:ilvl w:val="0"/>
          <w:numId w:val="9"/>
        </w:numPr>
        <w:jc w:val="both"/>
      </w:pPr>
      <w:r w:rsidRPr="00C52E41">
        <w:t>Create new account</w:t>
      </w:r>
    </w:p>
    <w:p w14:paraId="323D5262" w14:textId="77777777" w:rsidR="00596604" w:rsidRPr="00C52E41" w:rsidRDefault="00596604" w:rsidP="005D5DE7">
      <w:pPr>
        <w:pStyle w:val="aa"/>
        <w:numPr>
          <w:ilvl w:val="0"/>
          <w:numId w:val="9"/>
        </w:numPr>
        <w:jc w:val="both"/>
      </w:pPr>
      <w:r w:rsidRPr="00C52E41">
        <w:t xml:space="preserve">View all the </w:t>
      </w:r>
      <w:r w:rsidR="001904F2" w:rsidRPr="00C52E41">
        <w:t xml:space="preserve">created </w:t>
      </w:r>
      <w:r w:rsidRPr="00C52E41">
        <w:t xml:space="preserve">accounts </w:t>
      </w:r>
      <w:r w:rsidR="001904F2" w:rsidRPr="00C52E41">
        <w:t>in group of casinos.</w:t>
      </w:r>
    </w:p>
    <w:p w14:paraId="758E51F0" w14:textId="77777777" w:rsidR="005A682D" w:rsidRPr="00C52E41" w:rsidRDefault="005A682D" w:rsidP="005D5DE7">
      <w:pPr>
        <w:pStyle w:val="aa"/>
        <w:numPr>
          <w:ilvl w:val="0"/>
          <w:numId w:val="9"/>
        </w:numPr>
        <w:jc w:val="both"/>
      </w:pPr>
      <w:r w:rsidRPr="00C52E41">
        <w:t>View all the reported cases</w:t>
      </w:r>
    </w:p>
    <w:p w14:paraId="6FEA6A4E" w14:textId="77777777" w:rsidR="005A682D" w:rsidRPr="00C52E41" w:rsidRDefault="005A682D" w:rsidP="005D5DE7">
      <w:pPr>
        <w:pStyle w:val="aa"/>
        <w:numPr>
          <w:ilvl w:val="0"/>
          <w:numId w:val="9"/>
        </w:numPr>
        <w:jc w:val="both"/>
      </w:pPr>
      <w:r w:rsidRPr="00C52E41">
        <w:t>Change case status</w:t>
      </w:r>
    </w:p>
    <w:p w14:paraId="0EFD37F0" w14:textId="77777777" w:rsidR="005A682D" w:rsidRPr="00C52E41" w:rsidRDefault="005A682D" w:rsidP="005D5DE7">
      <w:pPr>
        <w:pStyle w:val="aa"/>
        <w:numPr>
          <w:ilvl w:val="0"/>
          <w:numId w:val="10"/>
        </w:numPr>
        <w:jc w:val="both"/>
      </w:pPr>
      <w:r w:rsidRPr="00C52E41">
        <w:t>Search case</w:t>
      </w:r>
    </w:p>
    <w:p w14:paraId="2357A092" w14:textId="77777777" w:rsidR="00596604" w:rsidRPr="00C52E41" w:rsidRDefault="005A682D" w:rsidP="000E7AE4">
      <w:pPr>
        <w:pStyle w:val="aa"/>
        <w:numPr>
          <w:ilvl w:val="0"/>
          <w:numId w:val="10"/>
        </w:numPr>
        <w:jc w:val="both"/>
      </w:pPr>
      <w:r w:rsidRPr="00C52E41">
        <w:t>Sort search results by case name, status, subject, people to assign, account name, priority</w:t>
      </w:r>
    </w:p>
    <w:p w14:paraId="73B7C539" w14:textId="77777777" w:rsidR="00596604" w:rsidRPr="00C52E41" w:rsidRDefault="005A682D" w:rsidP="005D5DE7">
      <w:pPr>
        <w:jc w:val="both"/>
        <w:rPr>
          <w:b/>
        </w:rPr>
      </w:pPr>
      <w:r w:rsidRPr="00C52E41">
        <w:rPr>
          <w:b/>
        </w:rPr>
        <w:t>For all Client:</w:t>
      </w:r>
    </w:p>
    <w:p w14:paraId="6C1600C8" w14:textId="77777777" w:rsidR="009E232F" w:rsidRPr="00C52E41" w:rsidRDefault="009E232F" w:rsidP="005D5DE7">
      <w:pPr>
        <w:pStyle w:val="aa"/>
        <w:numPr>
          <w:ilvl w:val="0"/>
          <w:numId w:val="11"/>
        </w:numPr>
        <w:jc w:val="both"/>
      </w:pPr>
      <w:r w:rsidRPr="00C52E41">
        <w:t>Run on windows and MAC os</w:t>
      </w:r>
    </w:p>
    <w:p w14:paraId="2328FA36" w14:textId="77777777" w:rsidR="005A682D" w:rsidRPr="00C52E41" w:rsidRDefault="005A682D" w:rsidP="005D5DE7">
      <w:pPr>
        <w:pStyle w:val="aa"/>
        <w:numPr>
          <w:ilvl w:val="0"/>
          <w:numId w:val="11"/>
        </w:numPr>
        <w:jc w:val="both"/>
      </w:pPr>
      <w:r w:rsidRPr="00C52E41">
        <w:t>Respond time is about 1.5 second</w:t>
      </w:r>
      <w:r w:rsidR="009E232F" w:rsidRPr="00C52E41">
        <w:t>s</w:t>
      </w:r>
    </w:p>
    <w:p w14:paraId="76139F56" w14:textId="77777777" w:rsidR="005A682D" w:rsidRPr="00C52E41" w:rsidRDefault="005A682D" w:rsidP="005D5DE7">
      <w:pPr>
        <w:pStyle w:val="aa"/>
        <w:numPr>
          <w:ilvl w:val="0"/>
          <w:numId w:val="11"/>
        </w:numPr>
        <w:jc w:val="both"/>
      </w:pPr>
      <w:r w:rsidRPr="00C52E41">
        <w:t>Bio-language interface with English and Chinese</w:t>
      </w:r>
    </w:p>
    <w:p w14:paraId="69D4AF82" w14:textId="77777777" w:rsidR="005A682D" w:rsidRPr="00C52E41" w:rsidRDefault="005A682D" w:rsidP="005D5DE7">
      <w:pPr>
        <w:pStyle w:val="aa"/>
        <w:numPr>
          <w:ilvl w:val="0"/>
          <w:numId w:val="11"/>
        </w:numPr>
        <w:jc w:val="both"/>
      </w:pPr>
      <w:r w:rsidRPr="00C52E41">
        <w:t>Change display language in option</w:t>
      </w:r>
    </w:p>
    <w:p w14:paraId="1F5E0571" w14:textId="77777777" w:rsidR="009E232F" w:rsidRPr="00C52E41" w:rsidRDefault="009E232F" w:rsidP="005D5DE7">
      <w:pPr>
        <w:pStyle w:val="aa"/>
        <w:numPr>
          <w:ilvl w:val="0"/>
          <w:numId w:val="11"/>
        </w:numPr>
        <w:jc w:val="both"/>
      </w:pPr>
      <w:r w:rsidRPr="00C52E41">
        <w:t>Register into the system</w:t>
      </w:r>
    </w:p>
    <w:p w14:paraId="75037326" w14:textId="77777777" w:rsidR="00596604" w:rsidRPr="00C52E41" w:rsidRDefault="009E232F" w:rsidP="000E7AE4">
      <w:pPr>
        <w:pStyle w:val="aa"/>
        <w:numPr>
          <w:ilvl w:val="0"/>
          <w:numId w:val="11"/>
        </w:numPr>
        <w:jc w:val="both"/>
      </w:pPr>
      <w:r w:rsidRPr="00C52E41">
        <w:t>Use e-mail front name as the account name</w:t>
      </w:r>
    </w:p>
    <w:p w14:paraId="2065745D" w14:textId="77777777" w:rsidR="00596604" w:rsidRPr="00C52E41" w:rsidRDefault="005A682D" w:rsidP="005D5DE7">
      <w:pPr>
        <w:jc w:val="both"/>
        <w:rPr>
          <w:b/>
        </w:rPr>
      </w:pPr>
      <w:r w:rsidRPr="00C52E41">
        <w:rPr>
          <w:b/>
        </w:rPr>
        <w:t>For server</w:t>
      </w:r>
      <w:r w:rsidR="00596604" w:rsidRPr="00C52E41">
        <w:rPr>
          <w:b/>
        </w:rPr>
        <w:t>:</w:t>
      </w:r>
    </w:p>
    <w:p w14:paraId="6F2DDB7D" w14:textId="77777777" w:rsidR="009E232F" w:rsidRPr="00C52E41" w:rsidRDefault="009E232F" w:rsidP="005D5DE7">
      <w:pPr>
        <w:pStyle w:val="aa"/>
        <w:numPr>
          <w:ilvl w:val="0"/>
          <w:numId w:val="12"/>
        </w:numPr>
        <w:jc w:val="both"/>
      </w:pPr>
      <w:r w:rsidRPr="00C52E41">
        <w:t>Run on windows and MAC os.</w:t>
      </w:r>
    </w:p>
    <w:p w14:paraId="4D4A4418" w14:textId="77777777" w:rsidR="00596604" w:rsidRPr="00C52E41" w:rsidRDefault="005A682D" w:rsidP="005D5DE7">
      <w:pPr>
        <w:pStyle w:val="aa"/>
        <w:numPr>
          <w:ilvl w:val="0"/>
          <w:numId w:val="12"/>
        </w:numPr>
        <w:jc w:val="both"/>
      </w:pPr>
      <w:r w:rsidRPr="00C52E41">
        <w:t>Run for 24-hour</w:t>
      </w:r>
    </w:p>
    <w:p w14:paraId="352325F6" w14:textId="77777777" w:rsidR="009E232F" w:rsidRPr="00C52E41" w:rsidRDefault="009E232F" w:rsidP="005D5DE7">
      <w:pPr>
        <w:pStyle w:val="aa"/>
        <w:numPr>
          <w:ilvl w:val="0"/>
          <w:numId w:val="12"/>
        </w:numPr>
        <w:jc w:val="both"/>
      </w:pPr>
      <w:r w:rsidRPr="00C52E41">
        <w:t>Do maintenance with a copy of all the data in server database</w:t>
      </w:r>
    </w:p>
    <w:p w14:paraId="20740EA8" w14:textId="77777777" w:rsidR="009E232F" w:rsidRPr="00C52E41" w:rsidRDefault="009E232F" w:rsidP="005D5DE7">
      <w:pPr>
        <w:pStyle w:val="aa"/>
        <w:numPr>
          <w:ilvl w:val="0"/>
          <w:numId w:val="12"/>
        </w:numPr>
        <w:jc w:val="both"/>
      </w:pPr>
      <w:r w:rsidRPr="00C52E41">
        <w:t>Update maintained data in 2 minutes</w:t>
      </w:r>
    </w:p>
    <w:p w14:paraId="1F631707" w14:textId="77777777" w:rsidR="009E232F" w:rsidRPr="00C52E41" w:rsidRDefault="009E232F" w:rsidP="005D5DE7">
      <w:pPr>
        <w:pStyle w:val="aa"/>
        <w:numPr>
          <w:ilvl w:val="0"/>
          <w:numId w:val="12"/>
        </w:numPr>
        <w:jc w:val="both"/>
      </w:pPr>
      <w:r w:rsidRPr="00C52E41">
        <w:t>Check not yet closed case</w:t>
      </w:r>
    </w:p>
    <w:p w14:paraId="377732C6" w14:textId="70A301FF" w:rsidR="009E232F" w:rsidRPr="00C52E41" w:rsidRDefault="009E232F" w:rsidP="005D5DE7">
      <w:pPr>
        <w:pStyle w:val="aa"/>
        <w:numPr>
          <w:ilvl w:val="0"/>
          <w:numId w:val="12"/>
        </w:numPr>
        <w:jc w:val="both"/>
      </w:pPr>
      <w:r w:rsidRPr="00C52E41">
        <w:t xml:space="preserve">Send warning to </w:t>
      </w:r>
      <w:r w:rsidR="00B42164">
        <w:t>LT Game</w:t>
      </w:r>
      <w:r w:rsidRPr="00C52E41">
        <w:t xml:space="preserve"> manager, casino floor manager and casino IT support for not yet closed cases last for over a week</w:t>
      </w:r>
    </w:p>
    <w:p w14:paraId="72E3977D" w14:textId="77777777" w:rsidR="006C2CCB" w:rsidRPr="00C52E41" w:rsidRDefault="006C2CCB" w:rsidP="005D5DE7">
      <w:pPr>
        <w:pStyle w:val="2"/>
        <w:jc w:val="both"/>
        <w:rPr>
          <w:sz w:val="32"/>
          <w:szCs w:val="32"/>
        </w:rPr>
      </w:pPr>
      <w:bookmarkStart w:id="92" w:name="_Toc402351186"/>
      <w:r w:rsidRPr="00C52E41">
        <w:rPr>
          <w:sz w:val="32"/>
          <w:szCs w:val="32"/>
        </w:rPr>
        <w:t xml:space="preserve">System </w:t>
      </w:r>
      <w:commentRangeStart w:id="93"/>
      <w:r w:rsidRPr="00C52E41">
        <w:rPr>
          <w:sz w:val="32"/>
          <w:szCs w:val="32"/>
        </w:rPr>
        <w:t>evaluation</w:t>
      </w:r>
      <w:commentRangeEnd w:id="93"/>
      <w:r w:rsidR="000E58E9" w:rsidRPr="00C52E41">
        <w:rPr>
          <w:rStyle w:val="ae"/>
          <w:smallCaps w:val="0"/>
          <w:spacing w:val="0"/>
        </w:rPr>
        <w:commentReference w:id="93"/>
      </w:r>
      <w:bookmarkEnd w:id="92"/>
    </w:p>
    <w:p w14:paraId="20379424" w14:textId="77777777" w:rsidR="0089279E" w:rsidRDefault="0089279E" w:rsidP="0089279E">
      <w:pPr>
        <w:jc w:val="both"/>
      </w:pPr>
      <w:r>
        <w:t xml:space="preserve">With the prototype some tests are also done to evaluate system performance. </w:t>
      </w:r>
    </w:p>
    <w:p w14:paraId="0F3AFB21" w14:textId="77777777" w:rsidR="006C2CCB" w:rsidRDefault="0089279E" w:rsidP="006C2CCB">
      <w:pPr>
        <w:jc w:val="both"/>
        <w:rPr>
          <w:ins w:id="94" w:author="Jyun Asakura" w:date="2014-11-06T02:01:00Z"/>
        </w:rPr>
      </w:pPr>
      <w:r>
        <w:t xml:space="preserve">For doing user testing, the system is distribute to users use it. After a few weeks, some feedback are received from the users. Over 80% users consider this enhance CRM is useful. Most of these user also said it is easy to learn the new CRM. </w:t>
      </w:r>
    </w:p>
    <w:p w14:paraId="057FC550" w14:textId="77777777" w:rsidR="0055163E" w:rsidRPr="00C52E41" w:rsidRDefault="0055163E" w:rsidP="006C2CCB">
      <w:pPr>
        <w:jc w:val="both"/>
      </w:pPr>
    </w:p>
    <w:p w14:paraId="64C0D07E" w14:textId="77777777" w:rsidR="004A4AAC" w:rsidRDefault="004A4AAC" w:rsidP="004A4AAC">
      <w:pPr>
        <w:pStyle w:val="3"/>
        <w:rPr>
          <w:color w:val="000000" w:themeColor="text1"/>
          <w:lang w:eastAsia="zh-HK"/>
        </w:rPr>
      </w:pPr>
      <w:r>
        <w:rPr>
          <w:color w:val="000000" w:themeColor="text1"/>
          <w:lang w:eastAsia="zh-HK"/>
        </w:rPr>
        <w:t xml:space="preserve">Test </w:t>
      </w:r>
      <w:commentRangeStart w:id="95"/>
      <w:commentRangeStart w:id="96"/>
      <w:r>
        <w:rPr>
          <w:color w:val="000000" w:themeColor="text1"/>
          <w:lang w:eastAsia="zh-HK"/>
        </w:rPr>
        <w:t>Case</w:t>
      </w:r>
      <w:commentRangeEnd w:id="95"/>
      <w:r w:rsidR="00BB63C5">
        <w:rPr>
          <w:rStyle w:val="ae"/>
          <w:smallCaps w:val="0"/>
          <w:spacing w:val="0"/>
        </w:rPr>
        <w:commentReference w:id="95"/>
      </w:r>
      <w:commentRangeEnd w:id="96"/>
      <w:r w:rsidR="00F61A5E">
        <w:rPr>
          <w:rStyle w:val="ae"/>
          <w:smallCaps w:val="0"/>
          <w:spacing w:val="0"/>
        </w:rPr>
        <w:commentReference w:id="96"/>
      </w:r>
    </w:p>
    <w:tbl>
      <w:tblPr>
        <w:tblW w:w="0" w:type="auto"/>
        <w:tblInd w:w="108" w:type="dxa"/>
        <w:tblLook w:val="04A0" w:firstRow="1" w:lastRow="0" w:firstColumn="1" w:lastColumn="0" w:noHBand="0" w:noVBand="1"/>
      </w:tblPr>
      <w:tblGrid>
        <w:gridCol w:w="616"/>
        <w:gridCol w:w="2499"/>
        <w:gridCol w:w="4882"/>
        <w:gridCol w:w="1000"/>
      </w:tblGrid>
      <w:tr w:rsidR="00FF346C" w:rsidRPr="00FF346C" w:rsidDel="003A01D0" w14:paraId="21B272FB" w14:textId="528EF6BD" w:rsidTr="00AA6225">
        <w:trPr>
          <w:trHeight w:val="1284"/>
          <w:del w:id="97" w:author="Jyun Asakura" w:date="2014-11-06T02:00:00Z"/>
        </w:trPr>
        <w:tc>
          <w:tcPr>
            <w:tcW w:w="0" w:type="auto"/>
            <w:gridSpan w:val="4"/>
            <w:tcBorders>
              <w:top w:val="single" w:sz="4" w:space="0" w:color="auto"/>
              <w:left w:val="single" w:sz="4" w:space="0" w:color="auto"/>
              <w:bottom w:val="single" w:sz="4" w:space="0" w:color="auto"/>
              <w:right w:val="single" w:sz="4" w:space="0" w:color="auto"/>
            </w:tcBorders>
            <w:shd w:val="clear" w:color="auto" w:fill="auto"/>
            <w:vAlign w:val="center"/>
            <w:hideMark/>
          </w:tcPr>
          <w:p w14:paraId="09DA95D3" w14:textId="48E69FD8" w:rsidR="00FF346C" w:rsidRPr="00FF346C" w:rsidDel="003A01D0" w:rsidRDefault="00FF346C" w:rsidP="00FF346C">
            <w:pPr>
              <w:spacing w:before="0" w:after="0" w:line="240" w:lineRule="auto"/>
              <w:rPr>
                <w:del w:id="98" w:author="Jyun Asakura" w:date="2014-11-06T02:00:00Z"/>
                <w:rFonts w:eastAsia="Times New Roman"/>
                <w:color w:val="000000"/>
                <w:sz w:val="20"/>
                <w:szCs w:val="20"/>
                <w:lang w:eastAsia="zh-CN"/>
              </w:rPr>
            </w:pPr>
            <w:del w:id="99" w:author="Jyun Asakura" w:date="2014-11-06T02:00:00Z">
              <w:r w:rsidRPr="00FF346C" w:rsidDel="003A01D0">
                <w:rPr>
                  <w:rFonts w:eastAsia="Times New Roman"/>
                  <w:color w:val="000000"/>
                  <w:sz w:val="20"/>
                  <w:szCs w:val="20"/>
                  <w:lang w:eastAsia="zh-TW"/>
                </w:rPr>
                <w:delText>Test Case #: 1</w:delText>
              </w:r>
              <w:r w:rsidRPr="00FF346C" w:rsidDel="003A01D0">
                <w:rPr>
                  <w:rFonts w:eastAsia="Times New Roman"/>
                  <w:color w:val="000000"/>
                  <w:sz w:val="20"/>
                  <w:szCs w:val="20"/>
                  <w:lang w:eastAsia="zh-TW"/>
                </w:rPr>
                <w:br/>
                <w:delText xml:space="preserve">Test Case Name: Send </w:delText>
              </w:r>
              <w:r w:rsidR="00AA6225" w:rsidRPr="00FF346C" w:rsidDel="003A01D0">
                <w:rPr>
                  <w:rFonts w:eastAsia="Times New Roman"/>
                  <w:color w:val="000000"/>
                  <w:sz w:val="20"/>
                  <w:szCs w:val="20"/>
                  <w:lang w:eastAsia="zh-TW"/>
                </w:rPr>
                <w:delText>warning</w:delText>
              </w:r>
              <w:r w:rsidRPr="00FF346C" w:rsidDel="003A01D0">
                <w:rPr>
                  <w:rFonts w:eastAsia="Times New Roman"/>
                  <w:color w:val="000000"/>
                  <w:sz w:val="20"/>
                  <w:szCs w:val="20"/>
                  <w:lang w:eastAsia="zh-TW"/>
                </w:rPr>
                <w:delText xml:space="preserve"> e-mail</w:delText>
              </w:r>
              <w:r w:rsidRPr="00FF346C" w:rsidDel="003A01D0">
                <w:rPr>
                  <w:rFonts w:eastAsia="Times New Roman"/>
                  <w:color w:val="000000"/>
                  <w:sz w:val="20"/>
                  <w:szCs w:val="20"/>
                  <w:lang w:eastAsia="zh-TW"/>
                </w:rPr>
                <w:br/>
                <w:delText xml:space="preserve">Short Description: Check issues not yet close over 7 days and send a </w:delText>
              </w:r>
              <w:r w:rsidR="00AA6225" w:rsidRPr="00FF346C" w:rsidDel="003A01D0">
                <w:rPr>
                  <w:rFonts w:eastAsia="Times New Roman"/>
                  <w:color w:val="000000"/>
                  <w:sz w:val="20"/>
                  <w:szCs w:val="20"/>
                  <w:lang w:eastAsia="zh-TW"/>
                </w:rPr>
                <w:delText>warning</w:delText>
              </w:r>
              <w:r w:rsidRPr="00FF346C" w:rsidDel="003A01D0">
                <w:rPr>
                  <w:rFonts w:eastAsia="Times New Roman"/>
                  <w:color w:val="000000"/>
                  <w:sz w:val="20"/>
                  <w:szCs w:val="20"/>
                  <w:lang w:eastAsia="zh-TW"/>
                </w:rPr>
                <w:delText xml:space="preserve"> e-mail</w:delText>
              </w:r>
            </w:del>
          </w:p>
        </w:tc>
      </w:tr>
      <w:tr w:rsidR="00FF346C" w:rsidRPr="00FF346C" w:rsidDel="003A01D0" w14:paraId="2CBE40BE" w14:textId="0D15BC26" w:rsidTr="00AA6225">
        <w:trPr>
          <w:trHeight w:val="288"/>
          <w:del w:id="100" w:author="Jyun Asakura" w:date="2014-11-06T02:00:00Z"/>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5F1CAEB" w14:textId="7BCAF591" w:rsidR="00FF346C" w:rsidRPr="00FF346C" w:rsidDel="003A01D0" w:rsidRDefault="00FF346C" w:rsidP="00FF346C">
            <w:pPr>
              <w:spacing w:before="0" w:after="0" w:line="240" w:lineRule="auto"/>
              <w:rPr>
                <w:del w:id="101" w:author="Jyun Asakura" w:date="2014-11-06T02:00:00Z"/>
                <w:rFonts w:ascii="Calibri" w:eastAsia="Times New Roman" w:hAnsi="Calibri"/>
                <w:color w:val="000000"/>
                <w:lang w:eastAsia="zh-CN"/>
              </w:rPr>
            </w:pPr>
            <w:del w:id="102" w:author="Jyun Asakura" w:date="2014-11-06T02:00:00Z">
              <w:r w:rsidRPr="00FF346C" w:rsidDel="003A01D0">
                <w:rPr>
                  <w:rFonts w:ascii="Calibri" w:eastAsia="Times New Roman" w:hAnsi="Calibri"/>
                  <w:color w:val="000000"/>
                  <w:sz w:val="22"/>
                  <w:szCs w:val="22"/>
                  <w:lang w:eastAsia="zh-CN"/>
                </w:rPr>
                <w:delText>Step</w:delText>
              </w:r>
            </w:del>
          </w:p>
        </w:tc>
        <w:tc>
          <w:tcPr>
            <w:tcW w:w="0" w:type="auto"/>
            <w:tcBorders>
              <w:top w:val="nil"/>
              <w:left w:val="nil"/>
              <w:bottom w:val="single" w:sz="4" w:space="0" w:color="auto"/>
              <w:right w:val="single" w:sz="4" w:space="0" w:color="auto"/>
            </w:tcBorders>
            <w:shd w:val="clear" w:color="auto" w:fill="auto"/>
            <w:noWrap/>
            <w:vAlign w:val="bottom"/>
            <w:hideMark/>
          </w:tcPr>
          <w:p w14:paraId="38027B01" w14:textId="7338F1C2" w:rsidR="00FF346C" w:rsidRPr="00FF346C" w:rsidDel="003A01D0" w:rsidRDefault="00FF346C" w:rsidP="00FF346C">
            <w:pPr>
              <w:spacing w:before="0" w:after="0" w:line="240" w:lineRule="auto"/>
              <w:rPr>
                <w:del w:id="103" w:author="Jyun Asakura" w:date="2014-11-06T02:00:00Z"/>
                <w:rFonts w:ascii="Calibri" w:eastAsia="Times New Roman" w:hAnsi="Calibri"/>
                <w:color w:val="000000"/>
                <w:lang w:eastAsia="zh-CN"/>
              </w:rPr>
            </w:pPr>
            <w:del w:id="104" w:author="Jyun Asakura" w:date="2014-11-06T02:00:00Z">
              <w:r w:rsidRPr="00FF346C" w:rsidDel="003A01D0">
                <w:rPr>
                  <w:rFonts w:ascii="Calibri" w:eastAsia="Times New Roman" w:hAnsi="Calibri"/>
                  <w:color w:val="000000"/>
                  <w:sz w:val="22"/>
                  <w:szCs w:val="22"/>
                  <w:lang w:eastAsia="zh-CN"/>
                </w:rPr>
                <w:delText>Action</w:delText>
              </w:r>
            </w:del>
          </w:p>
        </w:tc>
        <w:tc>
          <w:tcPr>
            <w:tcW w:w="0" w:type="auto"/>
            <w:tcBorders>
              <w:top w:val="nil"/>
              <w:left w:val="nil"/>
              <w:bottom w:val="single" w:sz="4" w:space="0" w:color="auto"/>
              <w:right w:val="single" w:sz="4" w:space="0" w:color="auto"/>
            </w:tcBorders>
            <w:shd w:val="clear" w:color="auto" w:fill="auto"/>
            <w:noWrap/>
            <w:vAlign w:val="bottom"/>
            <w:hideMark/>
          </w:tcPr>
          <w:p w14:paraId="5235A2D7" w14:textId="02836298" w:rsidR="00FF346C" w:rsidRPr="00FF346C" w:rsidDel="003A01D0" w:rsidRDefault="00AA6225" w:rsidP="00AA6225">
            <w:pPr>
              <w:spacing w:before="0" w:after="0" w:line="240" w:lineRule="auto"/>
              <w:rPr>
                <w:del w:id="105" w:author="Jyun Asakura" w:date="2014-11-06T02:00:00Z"/>
                <w:rFonts w:ascii="Calibri" w:eastAsia="Times New Roman" w:hAnsi="Calibri"/>
                <w:color w:val="000000"/>
                <w:lang w:eastAsia="zh-CN"/>
              </w:rPr>
            </w:pPr>
            <w:del w:id="106" w:author="Jyun Asakura" w:date="2014-11-06T02:00:00Z">
              <w:r w:rsidDel="003A01D0">
                <w:rPr>
                  <w:rFonts w:ascii="Calibri" w:eastAsia="Times New Roman" w:hAnsi="Calibri"/>
                  <w:color w:val="000000"/>
                  <w:sz w:val="22"/>
                  <w:szCs w:val="22"/>
                  <w:lang w:eastAsia="zh-CN"/>
                </w:rPr>
                <w:delText>Expect</w:delText>
              </w:r>
              <w:r w:rsidR="00FF346C" w:rsidRPr="00FF346C" w:rsidDel="003A01D0">
                <w:rPr>
                  <w:rFonts w:ascii="Calibri" w:eastAsia="Times New Roman" w:hAnsi="Calibri"/>
                  <w:color w:val="000000"/>
                  <w:sz w:val="22"/>
                  <w:szCs w:val="22"/>
                  <w:lang w:eastAsia="zh-CN"/>
                </w:rPr>
                <w:delText xml:space="preserve"> system responds</w:delText>
              </w:r>
            </w:del>
          </w:p>
        </w:tc>
        <w:tc>
          <w:tcPr>
            <w:tcW w:w="0" w:type="auto"/>
            <w:tcBorders>
              <w:top w:val="nil"/>
              <w:left w:val="nil"/>
              <w:bottom w:val="single" w:sz="4" w:space="0" w:color="auto"/>
              <w:right w:val="single" w:sz="4" w:space="0" w:color="auto"/>
            </w:tcBorders>
            <w:shd w:val="clear" w:color="auto" w:fill="auto"/>
            <w:noWrap/>
            <w:vAlign w:val="bottom"/>
            <w:hideMark/>
          </w:tcPr>
          <w:p w14:paraId="6EB4E4E6" w14:textId="52D694C2" w:rsidR="00FF346C" w:rsidRPr="00FF346C" w:rsidDel="003A01D0" w:rsidRDefault="00FF346C" w:rsidP="00FF346C">
            <w:pPr>
              <w:spacing w:before="0" w:after="0" w:line="240" w:lineRule="auto"/>
              <w:rPr>
                <w:del w:id="107" w:author="Jyun Asakura" w:date="2014-11-06T02:00:00Z"/>
                <w:rFonts w:ascii="Calibri" w:eastAsia="Times New Roman" w:hAnsi="Calibri"/>
                <w:color w:val="000000"/>
                <w:lang w:eastAsia="zh-CN"/>
              </w:rPr>
            </w:pPr>
            <w:del w:id="108" w:author="Jyun Asakura" w:date="2014-11-06T02:00:00Z">
              <w:r w:rsidRPr="00FF346C" w:rsidDel="003A01D0">
                <w:rPr>
                  <w:rFonts w:ascii="Calibri" w:eastAsia="Times New Roman" w:hAnsi="Calibri"/>
                  <w:color w:val="000000"/>
                  <w:sz w:val="22"/>
                  <w:szCs w:val="22"/>
                  <w:lang w:eastAsia="zh-CN"/>
                </w:rPr>
                <w:delText>Pass/Fail</w:delText>
              </w:r>
            </w:del>
          </w:p>
        </w:tc>
      </w:tr>
      <w:tr w:rsidR="00FF346C" w:rsidRPr="00FF346C" w:rsidDel="003A01D0" w14:paraId="3651043B" w14:textId="4970FEA5" w:rsidTr="00AA6225">
        <w:trPr>
          <w:trHeight w:val="288"/>
          <w:del w:id="109" w:author="Jyun Asakura" w:date="2014-11-06T02:00:00Z"/>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9C69629" w14:textId="42224302" w:rsidR="00FF346C" w:rsidRPr="00FF346C" w:rsidDel="003A01D0" w:rsidRDefault="00FF346C" w:rsidP="00D5226F">
            <w:pPr>
              <w:spacing w:before="0" w:after="0" w:line="240" w:lineRule="auto"/>
              <w:jc w:val="center"/>
              <w:rPr>
                <w:del w:id="110" w:author="Jyun Asakura" w:date="2014-11-06T02:00:00Z"/>
                <w:rFonts w:ascii="Calibri" w:eastAsia="Times New Roman" w:hAnsi="Calibri"/>
                <w:color w:val="000000"/>
                <w:lang w:eastAsia="zh-CN"/>
              </w:rPr>
            </w:pPr>
            <w:del w:id="111" w:author="Jyun Asakura" w:date="2014-11-06T02:00:00Z">
              <w:r w:rsidRPr="00FF346C" w:rsidDel="003A01D0">
                <w:rPr>
                  <w:rFonts w:ascii="Calibri" w:eastAsia="Times New Roman" w:hAnsi="Calibri"/>
                  <w:color w:val="000000"/>
                  <w:sz w:val="22"/>
                  <w:szCs w:val="22"/>
                  <w:lang w:eastAsia="zh-CN"/>
                </w:rPr>
                <w:delText>1</w:delText>
              </w:r>
            </w:del>
          </w:p>
        </w:tc>
        <w:tc>
          <w:tcPr>
            <w:tcW w:w="0" w:type="auto"/>
            <w:tcBorders>
              <w:top w:val="nil"/>
              <w:left w:val="nil"/>
              <w:bottom w:val="single" w:sz="4" w:space="0" w:color="auto"/>
              <w:right w:val="single" w:sz="4" w:space="0" w:color="auto"/>
            </w:tcBorders>
            <w:shd w:val="clear" w:color="auto" w:fill="auto"/>
            <w:noWrap/>
            <w:vAlign w:val="bottom"/>
            <w:hideMark/>
          </w:tcPr>
          <w:p w14:paraId="727B7444" w14:textId="18CE0B22" w:rsidR="00FF346C" w:rsidRPr="00FF346C" w:rsidDel="003A01D0" w:rsidRDefault="00FF346C" w:rsidP="00FF346C">
            <w:pPr>
              <w:spacing w:before="0" w:after="0" w:line="240" w:lineRule="auto"/>
              <w:rPr>
                <w:del w:id="112" w:author="Jyun Asakura" w:date="2014-11-06T02:00:00Z"/>
                <w:rFonts w:ascii="Calibri" w:eastAsia="Times New Roman" w:hAnsi="Calibri"/>
                <w:color w:val="000000"/>
                <w:lang w:eastAsia="zh-CN"/>
              </w:rPr>
            </w:pPr>
            <w:del w:id="113" w:author="Jyun Asakura" w:date="2014-11-06T02:00:00Z">
              <w:r w:rsidRPr="00FF346C" w:rsidDel="003A01D0">
                <w:rPr>
                  <w:rFonts w:ascii="Calibri" w:eastAsia="Times New Roman" w:hAnsi="Calibri"/>
                  <w:color w:val="000000"/>
                  <w:sz w:val="22"/>
                  <w:szCs w:val="22"/>
                  <w:lang w:eastAsia="zh-CN"/>
                </w:rPr>
                <w:delText>Check reported issues</w:delText>
              </w:r>
            </w:del>
          </w:p>
        </w:tc>
        <w:tc>
          <w:tcPr>
            <w:tcW w:w="0" w:type="auto"/>
            <w:tcBorders>
              <w:top w:val="nil"/>
              <w:left w:val="nil"/>
              <w:bottom w:val="single" w:sz="4" w:space="0" w:color="auto"/>
              <w:right w:val="single" w:sz="4" w:space="0" w:color="auto"/>
            </w:tcBorders>
            <w:shd w:val="clear" w:color="auto" w:fill="auto"/>
            <w:noWrap/>
            <w:vAlign w:val="bottom"/>
            <w:hideMark/>
          </w:tcPr>
          <w:p w14:paraId="05283896" w14:textId="0AC055DB" w:rsidR="00FF346C" w:rsidRPr="00FF346C" w:rsidDel="003A01D0" w:rsidRDefault="00442543" w:rsidP="00FF346C">
            <w:pPr>
              <w:spacing w:before="0" w:after="0" w:line="240" w:lineRule="auto"/>
              <w:rPr>
                <w:del w:id="114" w:author="Jyun Asakura" w:date="2014-11-06T02:00:00Z"/>
                <w:rFonts w:ascii="Calibri" w:eastAsia="Times New Roman" w:hAnsi="Calibri"/>
                <w:color w:val="000000"/>
                <w:lang w:eastAsia="zh-CN"/>
              </w:rPr>
            </w:pPr>
            <w:del w:id="115" w:author="Jyun Asakura" w:date="2014-11-06T02:00:00Z">
              <w:r w:rsidDel="003A01D0">
                <w:rPr>
                  <w:rFonts w:ascii="Calibri" w:eastAsia="Times New Roman" w:hAnsi="Calibri"/>
                  <w:color w:val="000000"/>
                  <w:sz w:val="22"/>
                  <w:szCs w:val="22"/>
                  <w:lang w:eastAsia="zh-CN"/>
                </w:rPr>
                <w:delText xml:space="preserve">In </w:delText>
              </w:r>
              <w:r w:rsidR="006652C4" w:rsidDel="003A01D0">
                <w:rPr>
                  <w:rFonts w:ascii="Calibri" w:eastAsia="Times New Roman" w:hAnsi="Calibri"/>
                  <w:color w:val="000000"/>
                  <w:sz w:val="22"/>
                  <w:szCs w:val="22"/>
                  <w:lang w:eastAsia="zh-CN"/>
                </w:rPr>
                <w:delText>maintenance</w:delText>
              </w:r>
              <w:r w:rsidDel="003A01D0">
                <w:rPr>
                  <w:rFonts w:ascii="Calibri" w:eastAsia="Times New Roman" w:hAnsi="Calibri"/>
                  <w:color w:val="000000"/>
                  <w:sz w:val="22"/>
                  <w:szCs w:val="22"/>
                  <w:lang w:eastAsia="zh-CN"/>
                </w:rPr>
                <w:delText xml:space="preserve"> session, server checks all the issues</w:delText>
              </w:r>
            </w:del>
          </w:p>
        </w:tc>
        <w:tc>
          <w:tcPr>
            <w:tcW w:w="0" w:type="auto"/>
            <w:tcBorders>
              <w:top w:val="nil"/>
              <w:left w:val="nil"/>
              <w:bottom w:val="single" w:sz="4" w:space="0" w:color="auto"/>
              <w:right w:val="single" w:sz="4" w:space="0" w:color="auto"/>
            </w:tcBorders>
            <w:shd w:val="clear" w:color="auto" w:fill="auto"/>
            <w:noWrap/>
            <w:vAlign w:val="bottom"/>
            <w:hideMark/>
          </w:tcPr>
          <w:p w14:paraId="730F8AE9" w14:textId="1755963A" w:rsidR="00FF346C" w:rsidRPr="00FF346C" w:rsidDel="003A01D0" w:rsidRDefault="00FF346C" w:rsidP="00FF346C">
            <w:pPr>
              <w:spacing w:before="0" w:after="0" w:line="240" w:lineRule="auto"/>
              <w:rPr>
                <w:del w:id="116" w:author="Jyun Asakura" w:date="2014-11-06T02:00:00Z"/>
                <w:rFonts w:ascii="Calibri" w:eastAsia="Times New Roman" w:hAnsi="Calibri"/>
                <w:color w:val="000000"/>
                <w:lang w:eastAsia="zh-CN"/>
              </w:rPr>
            </w:pPr>
            <w:del w:id="117" w:author="Jyun Asakura" w:date="2014-11-06T02:00:00Z">
              <w:r w:rsidRPr="00FF346C" w:rsidDel="003A01D0">
                <w:rPr>
                  <w:rFonts w:ascii="Calibri" w:eastAsia="Times New Roman" w:hAnsi="Calibri"/>
                  <w:color w:val="000000"/>
                  <w:sz w:val="22"/>
                  <w:szCs w:val="22"/>
                  <w:lang w:eastAsia="zh-CN"/>
                </w:rPr>
                <w:delText>Pass</w:delText>
              </w:r>
            </w:del>
          </w:p>
        </w:tc>
      </w:tr>
      <w:tr w:rsidR="00FF346C" w:rsidRPr="00FF346C" w:rsidDel="003A01D0" w14:paraId="7A6227A8" w14:textId="6C08E984" w:rsidTr="00AA6225">
        <w:trPr>
          <w:trHeight w:val="288"/>
          <w:del w:id="118" w:author="Jyun Asakura" w:date="2014-11-06T02:00:00Z"/>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D1C2160" w14:textId="2250E5CC" w:rsidR="00FF346C" w:rsidRPr="00FF346C" w:rsidDel="003A01D0" w:rsidRDefault="00FF346C" w:rsidP="00D5226F">
            <w:pPr>
              <w:spacing w:before="0" w:after="0" w:line="240" w:lineRule="auto"/>
              <w:jc w:val="center"/>
              <w:rPr>
                <w:del w:id="119" w:author="Jyun Asakura" w:date="2014-11-06T02:00:00Z"/>
                <w:rFonts w:ascii="Calibri" w:eastAsia="Times New Roman" w:hAnsi="Calibri"/>
                <w:color w:val="000000"/>
                <w:lang w:eastAsia="zh-CN"/>
              </w:rPr>
            </w:pPr>
            <w:del w:id="120" w:author="Jyun Asakura" w:date="2014-11-06T02:00:00Z">
              <w:r w:rsidRPr="00FF346C" w:rsidDel="003A01D0">
                <w:rPr>
                  <w:rFonts w:ascii="Calibri" w:eastAsia="Times New Roman" w:hAnsi="Calibri"/>
                  <w:color w:val="000000"/>
                  <w:sz w:val="22"/>
                  <w:szCs w:val="22"/>
                  <w:lang w:eastAsia="zh-CN"/>
                </w:rPr>
                <w:delText>2</w:delText>
              </w:r>
            </w:del>
          </w:p>
        </w:tc>
        <w:tc>
          <w:tcPr>
            <w:tcW w:w="0" w:type="auto"/>
            <w:tcBorders>
              <w:top w:val="nil"/>
              <w:left w:val="nil"/>
              <w:bottom w:val="single" w:sz="4" w:space="0" w:color="auto"/>
              <w:right w:val="single" w:sz="4" w:space="0" w:color="auto"/>
            </w:tcBorders>
            <w:shd w:val="clear" w:color="auto" w:fill="auto"/>
            <w:noWrap/>
            <w:vAlign w:val="bottom"/>
            <w:hideMark/>
          </w:tcPr>
          <w:p w14:paraId="1B3946D4" w14:textId="6DBF125E" w:rsidR="00FF346C" w:rsidRPr="00FF346C" w:rsidDel="003A01D0" w:rsidRDefault="00FF346C" w:rsidP="00FF346C">
            <w:pPr>
              <w:spacing w:before="0" w:after="0" w:line="240" w:lineRule="auto"/>
              <w:rPr>
                <w:del w:id="121" w:author="Jyun Asakura" w:date="2014-11-06T02:00:00Z"/>
                <w:rFonts w:ascii="Calibri" w:eastAsia="Times New Roman" w:hAnsi="Calibri"/>
                <w:color w:val="000000"/>
                <w:lang w:eastAsia="zh-CN"/>
              </w:rPr>
            </w:pPr>
            <w:del w:id="122" w:author="Jyun Asakura" w:date="2014-11-06T02:00:00Z">
              <w:r w:rsidRPr="00FF346C" w:rsidDel="003A01D0">
                <w:rPr>
                  <w:rFonts w:ascii="Calibri" w:eastAsia="Times New Roman" w:hAnsi="Calibri"/>
                  <w:color w:val="000000"/>
                  <w:sz w:val="22"/>
                  <w:szCs w:val="22"/>
                  <w:lang w:eastAsia="zh-CN"/>
                </w:rPr>
                <w:delText>Check issues' status</w:delText>
              </w:r>
            </w:del>
          </w:p>
        </w:tc>
        <w:tc>
          <w:tcPr>
            <w:tcW w:w="0" w:type="auto"/>
            <w:tcBorders>
              <w:top w:val="nil"/>
              <w:left w:val="nil"/>
              <w:bottom w:val="single" w:sz="4" w:space="0" w:color="auto"/>
              <w:right w:val="single" w:sz="4" w:space="0" w:color="auto"/>
            </w:tcBorders>
            <w:shd w:val="clear" w:color="auto" w:fill="auto"/>
            <w:noWrap/>
            <w:vAlign w:val="bottom"/>
            <w:hideMark/>
          </w:tcPr>
          <w:p w14:paraId="7F5EFC84" w14:textId="1E0C61EB" w:rsidR="00FF346C" w:rsidRPr="00FF346C" w:rsidDel="003A01D0" w:rsidRDefault="00FF346C" w:rsidP="00FF346C">
            <w:pPr>
              <w:spacing w:before="0" w:after="0" w:line="240" w:lineRule="auto"/>
              <w:rPr>
                <w:del w:id="123" w:author="Jyun Asakura" w:date="2014-11-06T02:00:00Z"/>
                <w:rFonts w:ascii="Calibri" w:eastAsia="Times New Roman" w:hAnsi="Calibri"/>
                <w:color w:val="000000"/>
                <w:lang w:eastAsia="zh-CN"/>
              </w:rPr>
            </w:pPr>
            <w:del w:id="124" w:author="Jyun Asakura" w:date="2014-11-06T02:00:00Z">
              <w:r w:rsidRPr="00FF346C" w:rsidDel="003A01D0">
                <w:rPr>
                  <w:rFonts w:ascii="Calibri" w:eastAsia="Times New Roman" w:hAnsi="Calibri"/>
                  <w:color w:val="000000"/>
                  <w:sz w:val="22"/>
                  <w:szCs w:val="22"/>
                  <w:lang w:eastAsia="zh-CN"/>
                </w:rPr>
                <w:delText>Server checks all issues' status</w:delText>
              </w:r>
            </w:del>
          </w:p>
        </w:tc>
        <w:tc>
          <w:tcPr>
            <w:tcW w:w="0" w:type="auto"/>
            <w:tcBorders>
              <w:top w:val="nil"/>
              <w:left w:val="nil"/>
              <w:bottom w:val="single" w:sz="4" w:space="0" w:color="auto"/>
              <w:right w:val="single" w:sz="4" w:space="0" w:color="auto"/>
            </w:tcBorders>
            <w:shd w:val="clear" w:color="auto" w:fill="auto"/>
            <w:noWrap/>
            <w:vAlign w:val="bottom"/>
            <w:hideMark/>
          </w:tcPr>
          <w:p w14:paraId="7A0A5B6C" w14:textId="3236668C" w:rsidR="00FF346C" w:rsidRPr="00FF346C" w:rsidDel="003A01D0" w:rsidRDefault="00FF346C" w:rsidP="00FF346C">
            <w:pPr>
              <w:spacing w:before="0" w:after="0" w:line="240" w:lineRule="auto"/>
              <w:rPr>
                <w:del w:id="125" w:author="Jyun Asakura" w:date="2014-11-06T02:00:00Z"/>
                <w:rFonts w:ascii="Calibri" w:eastAsia="Times New Roman" w:hAnsi="Calibri"/>
                <w:color w:val="000000"/>
                <w:lang w:eastAsia="zh-CN"/>
              </w:rPr>
            </w:pPr>
            <w:del w:id="126" w:author="Jyun Asakura" w:date="2014-11-06T02:00:00Z">
              <w:r w:rsidRPr="00FF346C" w:rsidDel="003A01D0">
                <w:rPr>
                  <w:rFonts w:ascii="Calibri" w:eastAsia="Times New Roman" w:hAnsi="Calibri"/>
                  <w:color w:val="000000"/>
                  <w:sz w:val="22"/>
                  <w:szCs w:val="22"/>
                  <w:lang w:eastAsia="zh-CN"/>
                </w:rPr>
                <w:delText>Pass</w:delText>
              </w:r>
            </w:del>
          </w:p>
        </w:tc>
      </w:tr>
      <w:tr w:rsidR="00FF346C" w:rsidRPr="00FF346C" w:rsidDel="003A01D0" w14:paraId="40C7B6B5" w14:textId="5E31AA56" w:rsidTr="00AA6225">
        <w:trPr>
          <w:trHeight w:val="288"/>
          <w:del w:id="127" w:author="Jyun Asakura" w:date="2014-11-06T02:00:00Z"/>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29847C0" w14:textId="0DC1568C" w:rsidR="00FF346C" w:rsidRPr="00FF346C" w:rsidDel="003A01D0" w:rsidRDefault="00FF346C" w:rsidP="00D5226F">
            <w:pPr>
              <w:spacing w:before="0" w:after="0" w:line="240" w:lineRule="auto"/>
              <w:jc w:val="center"/>
              <w:rPr>
                <w:del w:id="128" w:author="Jyun Asakura" w:date="2014-11-06T02:00:00Z"/>
                <w:rFonts w:ascii="Calibri" w:eastAsia="Times New Roman" w:hAnsi="Calibri"/>
                <w:color w:val="000000"/>
                <w:lang w:eastAsia="zh-CN"/>
              </w:rPr>
            </w:pPr>
            <w:del w:id="129" w:author="Jyun Asakura" w:date="2014-11-06T02:00:00Z">
              <w:r w:rsidRPr="00FF346C" w:rsidDel="003A01D0">
                <w:rPr>
                  <w:rFonts w:ascii="Calibri" w:eastAsia="Times New Roman" w:hAnsi="Calibri"/>
                  <w:color w:val="000000"/>
                  <w:sz w:val="22"/>
                  <w:szCs w:val="22"/>
                  <w:lang w:eastAsia="zh-CN"/>
                </w:rPr>
                <w:delText>3</w:delText>
              </w:r>
            </w:del>
          </w:p>
        </w:tc>
        <w:tc>
          <w:tcPr>
            <w:tcW w:w="0" w:type="auto"/>
            <w:tcBorders>
              <w:top w:val="nil"/>
              <w:left w:val="nil"/>
              <w:bottom w:val="single" w:sz="4" w:space="0" w:color="auto"/>
              <w:right w:val="single" w:sz="4" w:space="0" w:color="auto"/>
            </w:tcBorders>
            <w:shd w:val="clear" w:color="auto" w:fill="auto"/>
            <w:noWrap/>
            <w:vAlign w:val="bottom"/>
            <w:hideMark/>
          </w:tcPr>
          <w:p w14:paraId="470563FF" w14:textId="281E604E" w:rsidR="00FF346C" w:rsidRPr="00FF346C" w:rsidDel="003A01D0" w:rsidRDefault="00FF346C" w:rsidP="00FF346C">
            <w:pPr>
              <w:spacing w:before="0" w:after="0" w:line="240" w:lineRule="auto"/>
              <w:rPr>
                <w:del w:id="130" w:author="Jyun Asakura" w:date="2014-11-06T02:00:00Z"/>
                <w:rFonts w:ascii="Calibri" w:eastAsia="Times New Roman" w:hAnsi="Calibri"/>
                <w:color w:val="000000"/>
                <w:lang w:eastAsia="zh-CN"/>
              </w:rPr>
            </w:pPr>
            <w:del w:id="131" w:author="Jyun Asakura" w:date="2014-11-06T02:00:00Z">
              <w:r w:rsidRPr="00FF346C" w:rsidDel="003A01D0">
                <w:rPr>
                  <w:rFonts w:ascii="Calibri" w:eastAsia="Times New Roman" w:hAnsi="Calibri"/>
                  <w:color w:val="000000"/>
                  <w:sz w:val="22"/>
                  <w:szCs w:val="22"/>
                  <w:lang w:eastAsia="zh-CN"/>
                </w:rPr>
                <w:delText>Get not yet close issues</w:delText>
              </w:r>
            </w:del>
          </w:p>
        </w:tc>
        <w:tc>
          <w:tcPr>
            <w:tcW w:w="0" w:type="auto"/>
            <w:tcBorders>
              <w:top w:val="nil"/>
              <w:left w:val="nil"/>
              <w:bottom w:val="single" w:sz="4" w:space="0" w:color="auto"/>
              <w:right w:val="single" w:sz="4" w:space="0" w:color="auto"/>
            </w:tcBorders>
            <w:shd w:val="clear" w:color="auto" w:fill="auto"/>
            <w:noWrap/>
            <w:vAlign w:val="bottom"/>
            <w:hideMark/>
          </w:tcPr>
          <w:p w14:paraId="34D9FFE9" w14:textId="22E2C127" w:rsidR="00FF346C" w:rsidRPr="00FF346C" w:rsidDel="003A01D0" w:rsidRDefault="00FF346C" w:rsidP="00FF346C">
            <w:pPr>
              <w:spacing w:before="0" w:after="0" w:line="240" w:lineRule="auto"/>
              <w:rPr>
                <w:del w:id="132" w:author="Jyun Asakura" w:date="2014-11-06T02:00:00Z"/>
                <w:rFonts w:ascii="Calibri" w:eastAsia="Times New Roman" w:hAnsi="Calibri"/>
                <w:color w:val="000000"/>
                <w:lang w:eastAsia="zh-CN"/>
              </w:rPr>
            </w:pPr>
            <w:del w:id="133" w:author="Jyun Asakura" w:date="2014-11-06T02:00:00Z">
              <w:r w:rsidRPr="00FF346C" w:rsidDel="003A01D0">
                <w:rPr>
                  <w:rFonts w:ascii="Calibri" w:eastAsia="Times New Roman" w:hAnsi="Calibri"/>
                  <w:color w:val="000000"/>
                  <w:sz w:val="22"/>
                  <w:szCs w:val="22"/>
                  <w:lang w:eastAsia="zh-CN"/>
                </w:rPr>
                <w:delText>Server gets all issues not yet close</w:delText>
              </w:r>
            </w:del>
          </w:p>
        </w:tc>
        <w:tc>
          <w:tcPr>
            <w:tcW w:w="0" w:type="auto"/>
            <w:tcBorders>
              <w:top w:val="nil"/>
              <w:left w:val="nil"/>
              <w:bottom w:val="single" w:sz="4" w:space="0" w:color="auto"/>
              <w:right w:val="single" w:sz="4" w:space="0" w:color="auto"/>
            </w:tcBorders>
            <w:shd w:val="clear" w:color="auto" w:fill="auto"/>
            <w:noWrap/>
            <w:vAlign w:val="bottom"/>
            <w:hideMark/>
          </w:tcPr>
          <w:p w14:paraId="2A3B520E" w14:textId="003DCEC2" w:rsidR="00FF346C" w:rsidRPr="00FF346C" w:rsidDel="003A01D0" w:rsidRDefault="00FF346C" w:rsidP="00FF346C">
            <w:pPr>
              <w:spacing w:before="0" w:after="0" w:line="240" w:lineRule="auto"/>
              <w:rPr>
                <w:del w:id="134" w:author="Jyun Asakura" w:date="2014-11-06T02:00:00Z"/>
                <w:rFonts w:ascii="Calibri" w:eastAsia="Times New Roman" w:hAnsi="Calibri"/>
                <w:color w:val="000000"/>
                <w:lang w:eastAsia="zh-CN"/>
              </w:rPr>
            </w:pPr>
            <w:del w:id="135" w:author="Jyun Asakura" w:date="2014-11-06T02:00:00Z">
              <w:r w:rsidRPr="00FF346C" w:rsidDel="003A01D0">
                <w:rPr>
                  <w:rFonts w:ascii="Calibri" w:eastAsia="Times New Roman" w:hAnsi="Calibri"/>
                  <w:color w:val="000000"/>
                  <w:sz w:val="22"/>
                  <w:szCs w:val="22"/>
                  <w:lang w:eastAsia="zh-CN"/>
                </w:rPr>
                <w:delText>Pass</w:delText>
              </w:r>
            </w:del>
          </w:p>
        </w:tc>
      </w:tr>
      <w:tr w:rsidR="00FF346C" w:rsidRPr="00FF346C" w:rsidDel="003A01D0" w14:paraId="21F5170E" w14:textId="29DE906B" w:rsidTr="00AA6225">
        <w:trPr>
          <w:trHeight w:val="288"/>
          <w:del w:id="136" w:author="Jyun Asakura" w:date="2014-11-06T02:00:00Z"/>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8B90C81" w14:textId="3EC69CD9" w:rsidR="00FF346C" w:rsidRPr="00FF346C" w:rsidDel="003A01D0" w:rsidRDefault="00FF346C" w:rsidP="00D5226F">
            <w:pPr>
              <w:spacing w:before="0" w:after="0" w:line="240" w:lineRule="auto"/>
              <w:jc w:val="center"/>
              <w:rPr>
                <w:del w:id="137" w:author="Jyun Asakura" w:date="2014-11-06T02:00:00Z"/>
                <w:rFonts w:ascii="Calibri" w:eastAsia="Times New Roman" w:hAnsi="Calibri"/>
                <w:color w:val="000000"/>
                <w:lang w:eastAsia="zh-CN"/>
              </w:rPr>
            </w:pPr>
            <w:del w:id="138" w:author="Jyun Asakura" w:date="2014-11-06T02:00:00Z">
              <w:r w:rsidRPr="00FF346C" w:rsidDel="003A01D0">
                <w:rPr>
                  <w:rFonts w:ascii="Calibri" w:eastAsia="Times New Roman" w:hAnsi="Calibri"/>
                  <w:color w:val="000000"/>
                  <w:sz w:val="22"/>
                  <w:szCs w:val="22"/>
                  <w:lang w:eastAsia="zh-CN"/>
                </w:rPr>
                <w:delText>4</w:delText>
              </w:r>
            </w:del>
          </w:p>
        </w:tc>
        <w:tc>
          <w:tcPr>
            <w:tcW w:w="0" w:type="auto"/>
            <w:tcBorders>
              <w:top w:val="nil"/>
              <w:left w:val="nil"/>
              <w:bottom w:val="single" w:sz="4" w:space="0" w:color="auto"/>
              <w:right w:val="single" w:sz="4" w:space="0" w:color="auto"/>
            </w:tcBorders>
            <w:shd w:val="clear" w:color="auto" w:fill="auto"/>
            <w:noWrap/>
            <w:vAlign w:val="bottom"/>
            <w:hideMark/>
          </w:tcPr>
          <w:p w14:paraId="7E218707" w14:textId="3996DADD" w:rsidR="00FF346C" w:rsidRPr="00FF346C" w:rsidDel="003A01D0" w:rsidRDefault="00FF346C" w:rsidP="00FF346C">
            <w:pPr>
              <w:spacing w:before="0" w:after="0" w:line="240" w:lineRule="auto"/>
              <w:rPr>
                <w:del w:id="139" w:author="Jyun Asakura" w:date="2014-11-06T02:00:00Z"/>
                <w:rFonts w:ascii="Calibri" w:eastAsia="Times New Roman" w:hAnsi="Calibri"/>
                <w:color w:val="000000"/>
                <w:lang w:eastAsia="zh-CN"/>
              </w:rPr>
            </w:pPr>
            <w:del w:id="140" w:author="Jyun Asakura" w:date="2014-11-06T02:00:00Z">
              <w:r w:rsidRPr="00FF346C" w:rsidDel="003A01D0">
                <w:rPr>
                  <w:rFonts w:ascii="Calibri" w:eastAsia="Times New Roman" w:hAnsi="Calibri"/>
                  <w:color w:val="000000"/>
                  <w:sz w:val="22"/>
                  <w:szCs w:val="22"/>
                  <w:lang w:eastAsia="zh-CN"/>
                </w:rPr>
                <w:delText>Check reported date</w:delText>
              </w:r>
            </w:del>
          </w:p>
        </w:tc>
        <w:tc>
          <w:tcPr>
            <w:tcW w:w="0" w:type="auto"/>
            <w:tcBorders>
              <w:top w:val="nil"/>
              <w:left w:val="nil"/>
              <w:bottom w:val="single" w:sz="4" w:space="0" w:color="auto"/>
              <w:right w:val="single" w:sz="4" w:space="0" w:color="auto"/>
            </w:tcBorders>
            <w:shd w:val="clear" w:color="auto" w:fill="auto"/>
            <w:noWrap/>
            <w:vAlign w:val="bottom"/>
            <w:hideMark/>
          </w:tcPr>
          <w:p w14:paraId="67461366" w14:textId="09963AB3" w:rsidR="00FF346C" w:rsidRPr="00FF346C" w:rsidDel="003A01D0" w:rsidRDefault="00FF346C" w:rsidP="00FF346C">
            <w:pPr>
              <w:spacing w:before="0" w:after="0" w:line="240" w:lineRule="auto"/>
              <w:rPr>
                <w:del w:id="141" w:author="Jyun Asakura" w:date="2014-11-06T02:00:00Z"/>
                <w:rFonts w:ascii="Calibri" w:eastAsia="Times New Roman" w:hAnsi="Calibri"/>
                <w:color w:val="000000"/>
                <w:lang w:eastAsia="zh-CN"/>
              </w:rPr>
            </w:pPr>
            <w:del w:id="142" w:author="Jyun Asakura" w:date="2014-11-06T02:00:00Z">
              <w:r w:rsidRPr="00FF346C" w:rsidDel="003A01D0">
                <w:rPr>
                  <w:rFonts w:ascii="Calibri" w:eastAsia="Times New Roman" w:hAnsi="Calibri"/>
                  <w:color w:val="000000"/>
                  <w:sz w:val="22"/>
                  <w:szCs w:val="22"/>
                  <w:lang w:eastAsia="zh-CN"/>
                </w:rPr>
                <w:delText>Server checks the reported date of non-close issues</w:delText>
              </w:r>
            </w:del>
          </w:p>
        </w:tc>
        <w:tc>
          <w:tcPr>
            <w:tcW w:w="0" w:type="auto"/>
            <w:tcBorders>
              <w:top w:val="nil"/>
              <w:left w:val="nil"/>
              <w:bottom w:val="single" w:sz="4" w:space="0" w:color="auto"/>
              <w:right w:val="single" w:sz="4" w:space="0" w:color="auto"/>
            </w:tcBorders>
            <w:shd w:val="clear" w:color="auto" w:fill="auto"/>
            <w:noWrap/>
            <w:vAlign w:val="bottom"/>
            <w:hideMark/>
          </w:tcPr>
          <w:p w14:paraId="066313A3" w14:textId="0E7B43A4" w:rsidR="00FF346C" w:rsidRPr="00FF346C" w:rsidDel="003A01D0" w:rsidRDefault="00FF346C" w:rsidP="00FF346C">
            <w:pPr>
              <w:spacing w:before="0" w:after="0" w:line="240" w:lineRule="auto"/>
              <w:rPr>
                <w:del w:id="143" w:author="Jyun Asakura" w:date="2014-11-06T02:00:00Z"/>
                <w:rFonts w:ascii="Calibri" w:eastAsia="Times New Roman" w:hAnsi="Calibri"/>
                <w:color w:val="000000"/>
                <w:lang w:eastAsia="zh-CN"/>
              </w:rPr>
            </w:pPr>
            <w:del w:id="144" w:author="Jyun Asakura" w:date="2014-11-06T02:00:00Z">
              <w:r w:rsidRPr="00FF346C" w:rsidDel="003A01D0">
                <w:rPr>
                  <w:rFonts w:ascii="Calibri" w:eastAsia="Times New Roman" w:hAnsi="Calibri"/>
                  <w:color w:val="000000"/>
                  <w:sz w:val="22"/>
                  <w:szCs w:val="22"/>
                  <w:lang w:eastAsia="zh-CN"/>
                </w:rPr>
                <w:delText>Pass</w:delText>
              </w:r>
            </w:del>
          </w:p>
        </w:tc>
      </w:tr>
      <w:tr w:rsidR="00FF346C" w:rsidRPr="00FF346C" w:rsidDel="003A01D0" w14:paraId="640BA3B0" w14:textId="428072FD" w:rsidTr="00AA6225">
        <w:trPr>
          <w:trHeight w:val="288"/>
          <w:del w:id="145" w:author="Jyun Asakura" w:date="2014-11-06T02:00:00Z"/>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2822876" w14:textId="5CB1B3C4" w:rsidR="00FF346C" w:rsidRPr="00FF346C" w:rsidDel="003A01D0" w:rsidRDefault="00FF346C" w:rsidP="00D5226F">
            <w:pPr>
              <w:spacing w:before="0" w:after="0" w:line="240" w:lineRule="auto"/>
              <w:jc w:val="center"/>
              <w:rPr>
                <w:del w:id="146" w:author="Jyun Asakura" w:date="2014-11-06T02:00:00Z"/>
                <w:rFonts w:ascii="Calibri" w:eastAsia="Times New Roman" w:hAnsi="Calibri"/>
                <w:color w:val="000000"/>
                <w:lang w:eastAsia="zh-CN"/>
              </w:rPr>
            </w:pPr>
            <w:del w:id="147" w:author="Jyun Asakura" w:date="2014-11-06T02:00:00Z">
              <w:r w:rsidRPr="00FF346C" w:rsidDel="003A01D0">
                <w:rPr>
                  <w:rFonts w:ascii="Calibri" w:eastAsia="Times New Roman" w:hAnsi="Calibri"/>
                  <w:color w:val="000000"/>
                  <w:sz w:val="22"/>
                  <w:szCs w:val="22"/>
                  <w:lang w:eastAsia="zh-CN"/>
                </w:rPr>
                <w:delText>5</w:delText>
              </w:r>
            </w:del>
          </w:p>
        </w:tc>
        <w:tc>
          <w:tcPr>
            <w:tcW w:w="0" w:type="auto"/>
            <w:tcBorders>
              <w:top w:val="nil"/>
              <w:left w:val="nil"/>
              <w:bottom w:val="single" w:sz="4" w:space="0" w:color="auto"/>
              <w:right w:val="single" w:sz="4" w:space="0" w:color="auto"/>
            </w:tcBorders>
            <w:shd w:val="clear" w:color="auto" w:fill="auto"/>
            <w:noWrap/>
            <w:vAlign w:val="bottom"/>
            <w:hideMark/>
          </w:tcPr>
          <w:p w14:paraId="66570F6E" w14:textId="4311DCF8" w:rsidR="00FF346C" w:rsidRPr="00FF346C" w:rsidDel="003A01D0" w:rsidRDefault="00FF346C" w:rsidP="00FF346C">
            <w:pPr>
              <w:spacing w:before="0" w:after="0" w:line="240" w:lineRule="auto"/>
              <w:rPr>
                <w:del w:id="148" w:author="Jyun Asakura" w:date="2014-11-06T02:00:00Z"/>
                <w:rFonts w:ascii="Calibri" w:eastAsia="Times New Roman" w:hAnsi="Calibri"/>
                <w:color w:val="000000"/>
                <w:lang w:eastAsia="zh-CN"/>
              </w:rPr>
            </w:pPr>
            <w:del w:id="149" w:author="Jyun Asakura" w:date="2014-11-06T02:00:00Z">
              <w:r w:rsidRPr="00FF346C" w:rsidDel="003A01D0">
                <w:rPr>
                  <w:rFonts w:ascii="Calibri" w:eastAsia="Times New Roman" w:hAnsi="Calibri"/>
                  <w:color w:val="000000"/>
                  <w:sz w:val="22"/>
                  <w:szCs w:val="22"/>
                  <w:lang w:eastAsia="zh-CN"/>
                </w:rPr>
                <w:delText>Get issues over 7 days</w:delText>
              </w:r>
            </w:del>
          </w:p>
        </w:tc>
        <w:tc>
          <w:tcPr>
            <w:tcW w:w="0" w:type="auto"/>
            <w:tcBorders>
              <w:top w:val="nil"/>
              <w:left w:val="nil"/>
              <w:bottom w:val="single" w:sz="4" w:space="0" w:color="auto"/>
              <w:right w:val="single" w:sz="4" w:space="0" w:color="auto"/>
            </w:tcBorders>
            <w:shd w:val="clear" w:color="auto" w:fill="auto"/>
            <w:noWrap/>
            <w:vAlign w:val="bottom"/>
            <w:hideMark/>
          </w:tcPr>
          <w:p w14:paraId="34F7E3A0" w14:textId="67813B80" w:rsidR="00FF346C" w:rsidRPr="00FF346C" w:rsidDel="003A01D0" w:rsidRDefault="00FF346C" w:rsidP="00FF346C">
            <w:pPr>
              <w:spacing w:before="0" w:after="0" w:line="240" w:lineRule="auto"/>
              <w:rPr>
                <w:del w:id="150" w:author="Jyun Asakura" w:date="2014-11-06T02:00:00Z"/>
                <w:rFonts w:ascii="Calibri" w:eastAsia="Times New Roman" w:hAnsi="Calibri"/>
                <w:color w:val="000000"/>
                <w:lang w:eastAsia="zh-CN"/>
              </w:rPr>
            </w:pPr>
            <w:del w:id="151" w:author="Jyun Asakura" w:date="2014-11-06T02:00:00Z">
              <w:r w:rsidRPr="00FF346C" w:rsidDel="003A01D0">
                <w:rPr>
                  <w:rFonts w:ascii="Calibri" w:eastAsia="Times New Roman" w:hAnsi="Calibri"/>
                  <w:color w:val="000000"/>
                  <w:sz w:val="22"/>
                  <w:szCs w:val="22"/>
                  <w:lang w:eastAsia="zh-CN"/>
                </w:rPr>
                <w:delText>Server gets all non-close issues reported over 7 days</w:delText>
              </w:r>
            </w:del>
          </w:p>
        </w:tc>
        <w:tc>
          <w:tcPr>
            <w:tcW w:w="0" w:type="auto"/>
            <w:tcBorders>
              <w:top w:val="nil"/>
              <w:left w:val="nil"/>
              <w:bottom w:val="single" w:sz="4" w:space="0" w:color="auto"/>
              <w:right w:val="single" w:sz="4" w:space="0" w:color="auto"/>
            </w:tcBorders>
            <w:shd w:val="clear" w:color="auto" w:fill="auto"/>
            <w:noWrap/>
            <w:vAlign w:val="bottom"/>
            <w:hideMark/>
          </w:tcPr>
          <w:p w14:paraId="24E443D9" w14:textId="6B3A9C06" w:rsidR="00FF346C" w:rsidRPr="00FF346C" w:rsidDel="003A01D0" w:rsidRDefault="00FF346C" w:rsidP="00FF346C">
            <w:pPr>
              <w:spacing w:before="0" w:after="0" w:line="240" w:lineRule="auto"/>
              <w:rPr>
                <w:del w:id="152" w:author="Jyun Asakura" w:date="2014-11-06T02:00:00Z"/>
                <w:rFonts w:ascii="Calibri" w:eastAsia="Times New Roman" w:hAnsi="Calibri"/>
                <w:color w:val="000000"/>
                <w:lang w:eastAsia="zh-CN"/>
              </w:rPr>
            </w:pPr>
            <w:del w:id="153" w:author="Jyun Asakura" w:date="2014-11-06T02:00:00Z">
              <w:r w:rsidRPr="00FF346C" w:rsidDel="003A01D0">
                <w:rPr>
                  <w:rFonts w:ascii="Calibri" w:eastAsia="Times New Roman" w:hAnsi="Calibri"/>
                  <w:color w:val="000000"/>
                  <w:sz w:val="22"/>
                  <w:szCs w:val="22"/>
                  <w:lang w:eastAsia="zh-CN"/>
                </w:rPr>
                <w:delText>Pass</w:delText>
              </w:r>
            </w:del>
          </w:p>
        </w:tc>
      </w:tr>
      <w:tr w:rsidR="00FF346C" w:rsidRPr="00FF346C" w:rsidDel="003A01D0" w14:paraId="5CA6BBB1" w14:textId="3612A389" w:rsidTr="00353624">
        <w:trPr>
          <w:trHeight w:val="576"/>
          <w:del w:id="154" w:author="Jyun Asakura" w:date="2014-11-06T02:00:00Z"/>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2D937832" w14:textId="1CB885A2" w:rsidR="00FF346C" w:rsidRPr="00FF346C" w:rsidDel="003A01D0" w:rsidRDefault="00FF346C" w:rsidP="00D5226F">
            <w:pPr>
              <w:spacing w:before="0" w:after="0" w:line="240" w:lineRule="auto"/>
              <w:jc w:val="center"/>
              <w:rPr>
                <w:del w:id="155" w:author="Jyun Asakura" w:date="2014-11-06T02:00:00Z"/>
                <w:rFonts w:ascii="Calibri" w:eastAsia="Times New Roman" w:hAnsi="Calibri"/>
                <w:color w:val="000000"/>
                <w:lang w:eastAsia="zh-CN"/>
              </w:rPr>
            </w:pPr>
            <w:del w:id="156" w:author="Jyun Asakura" w:date="2014-11-06T02:00:00Z">
              <w:r w:rsidRPr="00FF346C" w:rsidDel="003A01D0">
                <w:rPr>
                  <w:rFonts w:ascii="Calibri" w:eastAsia="Times New Roman" w:hAnsi="Calibri"/>
                  <w:color w:val="000000"/>
                  <w:sz w:val="22"/>
                  <w:szCs w:val="22"/>
                  <w:lang w:eastAsia="zh-CN"/>
                </w:rPr>
                <w:delText>6</w:delText>
              </w:r>
            </w:del>
          </w:p>
        </w:tc>
        <w:tc>
          <w:tcPr>
            <w:tcW w:w="0" w:type="auto"/>
            <w:tcBorders>
              <w:top w:val="nil"/>
              <w:left w:val="nil"/>
              <w:bottom w:val="single" w:sz="4" w:space="0" w:color="auto"/>
              <w:right w:val="single" w:sz="4" w:space="0" w:color="auto"/>
            </w:tcBorders>
            <w:shd w:val="clear" w:color="auto" w:fill="auto"/>
            <w:noWrap/>
            <w:vAlign w:val="center"/>
            <w:hideMark/>
          </w:tcPr>
          <w:p w14:paraId="0D76E72A" w14:textId="7A30BF18" w:rsidR="00FF346C" w:rsidRPr="00FF346C" w:rsidDel="003A01D0" w:rsidRDefault="00FF346C" w:rsidP="00FF346C">
            <w:pPr>
              <w:spacing w:before="0" w:after="0" w:line="240" w:lineRule="auto"/>
              <w:rPr>
                <w:del w:id="157" w:author="Jyun Asakura" w:date="2014-11-06T02:00:00Z"/>
                <w:rFonts w:ascii="Calibri" w:eastAsia="Times New Roman" w:hAnsi="Calibri"/>
                <w:color w:val="000000"/>
                <w:lang w:eastAsia="zh-CN"/>
              </w:rPr>
            </w:pPr>
            <w:del w:id="158" w:author="Jyun Asakura" w:date="2014-11-06T02:00:00Z">
              <w:r w:rsidRPr="00FF346C" w:rsidDel="003A01D0">
                <w:rPr>
                  <w:rFonts w:ascii="Calibri" w:eastAsia="Times New Roman" w:hAnsi="Calibri"/>
                  <w:color w:val="000000"/>
                  <w:sz w:val="22"/>
                  <w:szCs w:val="22"/>
                  <w:lang w:eastAsia="zh-CN"/>
                </w:rPr>
                <w:delText>Check responsible people</w:delText>
              </w:r>
            </w:del>
          </w:p>
        </w:tc>
        <w:tc>
          <w:tcPr>
            <w:tcW w:w="0" w:type="auto"/>
            <w:tcBorders>
              <w:top w:val="nil"/>
              <w:left w:val="nil"/>
              <w:bottom w:val="single" w:sz="4" w:space="0" w:color="auto"/>
              <w:right w:val="single" w:sz="4" w:space="0" w:color="auto"/>
            </w:tcBorders>
            <w:shd w:val="clear" w:color="auto" w:fill="auto"/>
            <w:vAlign w:val="bottom"/>
            <w:hideMark/>
          </w:tcPr>
          <w:p w14:paraId="258EF74C" w14:textId="5344732C" w:rsidR="00FF346C" w:rsidRPr="00FF346C" w:rsidDel="003A01D0" w:rsidRDefault="00FF346C" w:rsidP="00FF346C">
            <w:pPr>
              <w:spacing w:before="0" w:after="0" w:line="240" w:lineRule="auto"/>
              <w:rPr>
                <w:del w:id="159" w:author="Jyun Asakura" w:date="2014-11-06T02:00:00Z"/>
                <w:rFonts w:ascii="Calibri" w:eastAsia="Times New Roman" w:hAnsi="Calibri"/>
                <w:color w:val="000000"/>
                <w:lang w:eastAsia="zh-CN"/>
              </w:rPr>
            </w:pPr>
            <w:del w:id="160" w:author="Jyun Asakura" w:date="2014-11-06T02:00:00Z">
              <w:r w:rsidRPr="00FF346C" w:rsidDel="003A01D0">
                <w:rPr>
                  <w:rFonts w:ascii="Calibri" w:eastAsia="Times New Roman" w:hAnsi="Calibri"/>
                  <w:color w:val="000000"/>
                  <w:sz w:val="22"/>
                  <w:szCs w:val="22"/>
                  <w:lang w:eastAsia="zh-CN"/>
                </w:rPr>
                <w:delText xml:space="preserve">Get e-mail address of all responsible people </w:delText>
              </w:r>
              <w:r w:rsidRPr="00FF346C" w:rsidDel="003A01D0">
                <w:rPr>
                  <w:rFonts w:ascii="Calibri" w:eastAsia="Times New Roman" w:hAnsi="Calibri"/>
                  <w:color w:val="000000"/>
                  <w:sz w:val="22"/>
                  <w:szCs w:val="22"/>
                  <w:lang w:eastAsia="zh-CN"/>
                </w:rPr>
                <w:br/>
                <w:delText>in all non-close issues</w:delText>
              </w:r>
            </w:del>
          </w:p>
        </w:tc>
        <w:tc>
          <w:tcPr>
            <w:tcW w:w="0" w:type="auto"/>
            <w:tcBorders>
              <w:top w:val="nil"/>
              <w:left w:val="nil"/>
              <w:bottom w:val="single" w:sz="4" w:space="0" w:color="auto"/>
              <w:right w:val="single" w:sz="4" w:space="0" w:color="auto"/>
            </w:tcBorders>
            <w:shd w:val="clear" w:color="auto" w:fill="auto"/>
            <w:noWrap/>
            <w:vAlign w:val="center"/>
            <w:hideMark/>
          </w:tcPr>
          <w:p w14:paraId="78B1EB8F" w14:textId="0CB5D0A9" w:rsidR="00FF346C" w:rsidRPr="00FF346C" w:rsidDel="003A01D0" w:rsidRDefault="00FF346C" w:rsidP="00FF346C">
            <w:pPr>
              <w:spacing w:before="0" w:after="0" w:line="240" w:lineRule="auto"/>
              <w:rPr>
                <w:del w:id="161" w:author="Jyun Asakura" w:date="2014-11-06T02:00:00Z"/>
                <w:rFonts w:ascii="Calibri" w:eastAsia="Times New Roman" w:hAnsi="Calibri"/>
                <w:color w:val="000000"/>
                <w:lang w:eastAsia="zh-CN"/>
              </w:rPr>
            </w:pPr>
            <w:del w:id="162" w:author="Jyun Asakura" w:date="2014-11-06T02:00:00Z">
              <w:r w:rsidRPr="00FF346C" w:rsidDel="003A01D0">
                <w:rPr>
                  <w:rFonts w:ascii="Calibri" w:eastAsia="Times New Roman" w:hAnsi="Calibri"/>
                  <w:color w:val="000000"/>
                  <w:sz w:val="22"/>
                  <w:szCs w:val="22"/>
                  <w:lang w:eastAsia="zh-CN"/>
                </w:rPr>
                <w:delText>Pass</w:delText>
              </w:r>
            </w:del>
          </w:p>
        </w:tc>
      </w:tr>
      <w:tr w:rsidR="00FF346C" w:rsidRPr="00FF346C" w:rsidDel="003A01D0" w14:paraId="22214FA6" w14:textId="2DD95E09" w:rsidTr="00353624">
        <w:trPr>
          <w:trHeight w:val="576"/>
          <w:del w:id="163" w:author="Jyun Asakura" w:date="2014-11-06T02:00:00Z"/>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37B6120" w14:textId="3BAC8C7D" w:rsidR="00FF346C" w:rsidRPr="00FF346C" w:rsidDel="003A01D0" w:rsidRDefault="00FF346C" w:rsidP="00D5226F">
            <w:pPr>
              <w:spacing w:before="0" w:after="0" w:line="240" w:lineRule="auto"/>
              <w:jc w:val="center"/>
              <w:rPr>
                <w:del w:id="164" w:author="Jyun Asakura" w:date="2014-11-06T02:00:00Z"/>
                <w:rFonts w:ascii="Calibri" w:eastAsia="Times New Roman" w:hAnsi="Calibri"/>
                <w:color w:val="000000"/>
                <w:lang w:eastAsia="zh-CN"/>
              </w:rPr>
            </w:pPr>
            <w:del w:id="165" w:author="Jyun Asakura" w:date="2014-11-06T02:00:00Z">
              <w:r w:rsidRPr="00FF346C" w:rsidDel="003A01D0">
                <w:rPr>
                  <w:rFonts w:ascii="Calibri" w:eastAsia="Times New Roman" w:hAnsi="Calibri"/>
                  <w:color w:val="000000"/>
                  <w:sz w:val="22"/>
                  <w:szCs w:val="22"/>
                  <w:lang w:eastAsia="zh-CN"/>
                </w:rPr>
                <w:delText>7</w:delText>
              </w:r>
            </w:del>
          </w:p>
        </w:tc>
        <w:tc>
          <w:tcPr>
            <w:tcW w:w="0" w:type="auto"/>
            <w:tcBorders>
              <w:top w:val="nil"/>
              <w:left w:val="nil"/>
              <w:bottom w:val="single" w:sz="4" w:space="0" w:color="auto"/>
              <w:right w:val="single" w:sz="4" w:space="0" w:color="auto"/>
            </w:tcBorders>
            <w:shd w:val="clear" w:color="auto" w:fill="auto"/>
            <w:noWrap/>
            <w:vAlign w:val="center"/>
            <w:hideMark/>
          </w:tcPr>
          <w:p w14:paraId="2F49CAB7" w14:textId="64C6CE20" w:rsidR="00FF346C" w:rsidRPr="00FF346C" w:rsidDel="003A01D0" w:rsidRDefault="00FF346C" w:rsidP="00FF346C">
            <w:pPr>
              <w:spacing w:before="0" w:after="0" w:line="240" w:lineRule="auto"/>
              <w:rPr>
                <w:del w:id="166" w:author="Jyun Asakura" w:date="2014-11-06T02:00:00Z"/>
                <w:rFonts w:ascii="Calibri" w:eastAsia="Times New Roman" w:hAnsi="Calibri"/>
                <w:color w:val="000000"/>
                <w:lang w:eastAsia="zh-CN"/>
              </w:rPr>
            </w:pPr>
            <w:del w:id="167" w:author="Jyun Asakura" w:date="2014-11-06T02:00:00Z">
              <w:r w:rsidRPr="00FF346C" w:rsidDel="003A01D0">
                <w:rPr>
                  <w:rFonts w:ascii="Calibri" w:eastAsia="Times New Roman" w:hAnsi="Calibri"/>
                  <w:color w:val="000000"/>
                  <w:sz w:val="22"/>
                  <w:szCs w:val="22"/>
                  <w:lang w:eastAsia="zh-CN"/>
                </w:rPr>
                <w:delText xml:space="preserve">Send </w:delText>
              </w:r>
              <w:r w:rsidR="00AA6225" w:rsidRPr="00FF346C" w:rsidDel="003A01D0">
                <w:rPr>
                  <w:rFonts w:ascii="Calibri" w:eastAsia="Times New Roman" w:hAnsi="Calibri"/>
                  <w:color w:val="000000"/>
                  <w:sz w:val="22"/>
                  <w:szCs w:val="22"/>
                  <w:lang w:eastAsia="zh-CN"/>
                </w:rPr>
                <w:delText>warning</w:delText>
              </w:r>
              <w:r w:rsidRPr="00FF346C" w:rsidDel="003A01D0">
                <w:rPr>
                  <w:rFonts w:ascii="Calibri" w:eastAsia="Times New Roman" w:hAnsi="Calibri"/>
                  <w:color w:val="000000"/>
                  <w:sz w:val="22"/>
                  <w:szCs w:val="22"/>
                  <w:lang w:eastAsia="zh-CN"/>
                </w:rPr>
                <w:delText xml:space="preserve"> e-mail</w:delText>
              </w:r>
            </w:del>
          </w:p>
        </w:tc>
        <w:tc>
          <w:tcPr>
            <w:tcW w:w="0" w:type="auto"/>
            <w:tcBorders>
              <w:top w:val="nil"/>
              <w:left w:val="nil"/>
              <w:bottom w:val="single" w:sz="4" w:space="0" w:color="auto"/>
              <w:right w:val="single" w:sz="4" w:space="0" w:color="auto"/>
            </w:tcBorders>
            <w:shd w:val="clear" w:color="auto" w:fill="auto"/>
            <w:vAlign w:val="center"/>
            <w:hideMark/>
          </w:tcPr>
          <w:p w14:paraId="3CF289E6" w14:textId="0DC69B58" w:rsidR="00FF346C" w:rsidRPr="00FF346C" w:rsidDel="003A01D0" w:rsidRDefault="00FF346C" w:rsidP="00FF346C">
            <w:pPr>
              <w:spacing w:before="0" w:after="0" w:line="240" w:lineRule="auto"/>
              <w:rPr>
                <w:del w:id="168" w:author="Jyun Asakura" w:date="2014-11-06T02:00:00Z"/>
                <w:rFonts w:ascii="Calibri" w:eastAsia="Times New Roman" w:hAnsi="Calibri"/>
                <w:color w:val="000000"/>
                <w:lang w:eastAsia="zh-CN"/>
              </w:rPr>
            </w:pPr>
            <w:del w:id="169" w:author="Jyun Asakura" w:date="2014-11-06T02:00:00Z">
              <w:r w:rsidRPr="00FF346C" w:rsidDel="003A01D0">
                <w:rPr>
                  <w:rFonts w:ascii="Calibri" w:eastAsia="Times New Roman" w:hAnsi="Calibri"/>
                  <w:color w:val="000000"/>
                  <w:sz w:val="22"/>
                  <w:szCs w:val="22"/>
                  <w:lang w:eastAsia="zh-CN"/>
                </w:rPr>
                <w:delText xml:space="preserve">Send an </w:delText>
              </w:r>
              <w:r w:rsidR="00AA6225" w:rsidRPr="00FF346C" w:rsidDel="003A01D0">
                <w:rPr>
                  <w:rFonts w:ascii="Calibri" w:eastAsia="Times New Roman" w:hAnsi="Calibri"/>
                  <w:color w:val="000000"/>
                  <w:sz w:val="22"/>
                  <w:szCs w:val="22"/>
                  <w:lang w:eastAsia="zh-CN"/>
                </w:rPr>
                <w:delText>warning</w:delText>
              </w:r>
              <w:r w:rsidRPr="00FF346C" w:rsidDel="003A01D0">
                <w:rPr>
                  <w:rFonts w:ascii="Calibri" w:eastAsia="Times New Roman" w:hAnsi="Calibri"/>
                  <w:color w:val="000000"/>
                  <w:sz w:val="22"/>
                  <w:szCs w:val="22"/>
                  <w:lang w:eastAsia="zh-CN"/>
                </w:rPr>
                <w:delText xml:space="preserve"> e-mail to respond manger and</w:delText>
              </w:r>
              <w:r w:rsidRPr="00FF346C" w:rsidDel="003A01D0">
                <w:rPr>
                  <w:rFonts w:ascii="Calibri" w:eastAsia="Times New Roman" w:hAnsi="Calibri"/>
                  <w:color w:val="000000"/>
                  <w:sz w:val="22"/>
                  <w:szCs w:val="22"/>
                  <w:lang w:eastAsia="zh-CN"/>
                </w:rPr>
                <w:br/>
                <w:delText>IT technician</w:delText>
              </w:r>
            </w:del>
          </w:p>
        </w:tc>
        <w:tc>
          <w:tcPr>
            <w:tcW w:w="0" w:type="auto"/>
            <w:tcBorders>
              <w:top w:val="nil"/>
              <w:left w:val="nil"/>
              <w:bottom w:val="single" w:sz="4" w:space="0" w:color="auto"/>
              <w:right w:val="single" w:sz="4" w:space="0" w:color="auto"/>
            </w:tcBorders>
            <w:shd w:val="clear" w:color="auto" w:fill="auto"/>
            <w:noWrap/>
            <w:vAlign w:val="center"/>
            <w:hideMark/>
          </w:tcPr>
          <w:p w14:paraId="3FA117F8" w14:textId="60CCDA23" w:rsidR="00FF346C" w:rsidRPr="00FF346C" w:rsidDel="003A01D0" w:rsidRDefault="00FF346C" w:rsidP="00FF346C">
            <w:pPr>
              <w:spacing w:before="0" w:after="0" w:line="240" w:lineRule="auto"/>
              <w:rPr>
                <w:del w:id="170" w:author="Jyun Asakura" w:date="2014-11-06T02:00:00Z"/>
                <w:rFonts w:ascii="Calibri" w:eastAsia="Times New Roman" w:hAnsi="Calibri"/>
                <w:color w:val="000000"/>
                <w:lang w:eastAsia="zh-CN"/>
              </w:rPr>
            </w:pPr>
            <w:del w:id="171" w:author="Jyun Asakura" w:date="2014-11-06T02:00:00Z">
              <w:r w:rsidRPr="00FF346C" w:rsidDel="003A01D0">
                <w:rPr>
                  <w:rFonts w:ascii="Calibri" w:eastAsia="Times New Roman" w:hAnsi="Calibri"/>
                  <w:color w:val="000000"/>
                  <w:sz w:val="22"/>
                  <w:szCs w:val="22"/>
                  <w:lang w:eastAsia="zh-CN"/>
                </w:rPr>
                <w:delText>Pass</w:delText>
              </w:r>
            </w:del>
          </w:p>
        </w:tc>
      </w:tr>
    </w:tbl>
    <w:p w14:paraId="540B51C1" w14:textId="06F959A3" w:rsidR="004A4AAC" w:rsidRPr="004A4AAC" w:rsidDel="003A01D0" w:rsidRDefault="004A4AAC" w:rsidP="004A4AAC">
      <w:pPr>
        <w:rPr>
          <w:del w:id="172" w:author="Jyun Asakura" w:date="2014-11-06T02:01:00Z"/>
          <w:lang w:eastAsia="zh-HK"/>
        </w:rPr>
      </w:pPr>
    </w:p>
    <w:p w14:paraId="514C4D1A" w14:textId="67C3789E" w:rsidR="00682425" w:rsidRDefault="00F34F52">
      <w:pPr>
        <w:jc w:val="both"/>
        <w:rPr>
          <w:ins w:id="173" w:author="Jyun Asakura" w:date="2014-10-29T14:22:00Z"/>
        </w:rPr>
        <w:pPrChange w:id="174" w:author="Jyun Asakura" w:date="2014-10-29T14:20:00Z">
          <w:pPr/>
        </w:pPrChange>
      </w:pPr>
      <w:r>
        <w:t xml:space="preserve">According to the methodology mentioned before, we propose a set of test cases to check whether the </w:t>
      </w:r>
      <w:del w:id="175" w:author="Jyun Asakura" w:date="2014-10-29T14:03:00Z">
        <w:r w:rsidDel="009E6148">
          <w:delText xml:space="preserve"> </w:delText>
        </w:r>
      </w:del>
      <w:ins w:id="176" w:author="Jyun Asakura" w:date="2014-10-29T14:02:00Z">
        <w:r w:rsidR="009E6148">
          <w:t xml:space="preserve">new system solved problem </w:t>
        </w:r>
      </w:ins>
      <w:ins w:id="177" w:author="Jyun Asakura" w:date="2014-10-29T14:04:00Z">
        <w:r w:rsidR="009E6148">
          <w:t xml:space="preserve">of SugarCRM </w:t>
        </w:r>
      </w:ins>
      <w:ins w:id="178" w:author="Jyun Asakura" w:date="2014-10-29T14:02:00Z">
        <w:r w:rsidR="009E6148">
          <w:t>stated in Ch2</w:t>
        </w:r>
      </w:ins>
      <w:ins w:id="179" w:author="Jyun Asakura" w:date="2014-10-29T14:04:00Z">
        <w:r w:rsidR="009E6148">
          <w:t xml:space="preserve">. </w:t>
        </w:r>
      </w:ins>
      <w:ins w:id="180" w:author="Jyun Asakura" w:date="2014-10-29T14:08:00Z">
        <w:r w:rsidR="009B7E4A">
          <w:t>In the next paragraph, some of the most important test cases will be shown.</w:t>
        </w:r>
      </w:ins>
      <w:ins w:id="181" w:author="Jyun Asakura" w:date="2014-10-29T14:13:00Z">
        <w:r w:rsidR="00F61A5E">
          <w:t xml:space="preserve"> </w:t>
        </w:r>
      </w:ins>
    </w:p>
    <w:p w14:paraId="50F730FF" w14:textId="31DBBF47" w:rsidR="00F61A5E" w:rsidRPr="00D12066" w:rsidRDefault="00F61A5E">
      <w:pPr>
        <w:jc w:val="both"/>
        <w:rPr>
          <w:ins w:id="182" w:author="Jyun Asakura" w:date="2014-10-29T14:08:00Z"/>
          <w:rFonts w:eastAsia="ＭＳ 明朝" w:hint="eastAsia"/>
          <w:lang w:eastAsia="ja-JP"/>
          <w:rPrChange w:id="183" w:author="Jyun Asakura" w:date="2014-11-06T01:26:00Z">
            <w:rPr>
              <w:ins w:id="184" w:author="Jyun Asakura" w:date="2014-10-29T14:08:00Z"/>
            </w:rPr>
          </w:rPrChange>
        </w:rPr>
        <w:pPrChange w:id="185" w:author="Jyun Asakura" w:date="2014-10-29T14:20:00Z">
          <w:pPr/>
        </w:pPrChange>
      </w:pPr>
      <w:ins w:id="186" w:author="Jyun Asakura" w:date="2014-10-29T14:22:00Z">
        <w:r>
          <w:t>The first test case is</w:t>
        </w:r>
      </w:ins>
      <w:ins w:id="187" w:author="Jyun Asakura" w:date="2014-10-29T14:23:00Z">
        <w:r>
          <w:t xml:space="preserve"> “import </w:t>
        </w:r>
      </w:ins>
      <w:ins w:id="188" w:author="Jyun Asakura" w:date="2014-10-29T14:25:00Z">
        <w:r w:rsidR="00991BC1">
          <w:t xml:space="preserve">new </w:t>
        </w:r>
      </w:ins>
      <w:ins w:id="189" w:author="Jyun Asakura" w:date="2014-10-29T14:23:00Z">
        <w:r>
          <w:t>case</w:t>
        </w:r>
      </w:ins>
      <w:ins w:id="190" w:author="Jyun Asakura" w:date="2014-10-29T14:25:00Z">
        <w:r w:rsidR="00991BC1">
          <w:t xml:space="preserve">”. In this testing, </w:t>
        </w:r>
      </w:ins>
      <w:ins w:id="191" w:author="Jyun Asakura" w:date="2014-10-29T14:27:00Z">
        <w:r w:rsidR="004B3930">
          <w:t xml:space="preserve">a floor manager account </w:t>
        </w:r>
      </w:ins>
      <w:ins w:id="192" w:author="Jyun Asakura" w:date="2014-10-29T14:32:00Z">
        <w:r w:rsidR="002A683C">
          <w:t>was</w:t>
        </w:r>
      </w:ins>
      <w:ins w:id="193" w:author="Jyun Asakura" w:date="2014-10-29T14:27:00Z">
        <w:r w:rsidR="004B3930">
          <w:t xml:space="preserve"> used to </w:t>
        </w:r>
        <w:commentRangeStart w:id="194"/>
        <w:r w:rsidR="004B3930">
          <w:t>try</w:t>
        </w:r>
      </w:ins>
      <w:commentRangeEnd w:id="194"/>
      <w:ins w:id="195" w:author="Jyun Asakura" w:date="2014-11-06T01:49:00Z">
        <w:r w:rsidR="00BB67CB">
          <w:rPr>
            <w:rStyle w:val="ae"/>
          </w:rPr>
          <w:commentReference w:id="194"/>
        </w:r>
      </w:ins>
      <w:ins w:id="196" w:author="Jyun Asakura" w:date="2014-10-29T14:27:00Z">
        <w:r w:rsidR="004B3930">
          <w:t xml:space="preserve"> to import a new case call “test case”.</w:t>
        </w:r>
      </w:ins>
      <w:ins w:id="197" w:author="Jyun Asakura" w:date="2014-10-29T14:28:00Z">
        <w:r w:rsidR="004B3930">
          <w:t xml:space="preserve"> </w:t>
        </w:r>
      </w:ins>
      <w:ins w:id="198" w:author="Jyun Asakura" w:date="2014-10-29T14:31:00Z">
        <w:r w:rsidR="002A683C">
          <w:t>With a client application, the floor manager could</w:t>
        </w:r>
      </w:ins>
      <w:ins w:id="199" w:author="Jyun Asakura" w:date="2014-10-29T14:32:00Z">
        <w:r w:rsidR="002A683C">
          <w:t xml:space="preserve"> </w:t>
        </w:r>
      </w:ins>
      <w:ins w:id="200" w:author="Jyun Asakura" w:date="2014-11-05T23:39:00Z">
        <w:r w:rsidR="00D84ECF">
          <w:t xml:space="preserve">input a new </w:t>
        </w:r>
      </w:ins>
      <w:ins w:id="201" w:author="Jyun Asakura" w:date="2014-11-06T01:51:00Z">
        <w:r w:rsidR="00BB67CB">
          <w:t>case</w:t>
        </w:r>
      </w:ins>
      <w:ins w:id="202" w:author="Jyun Asakura" w:date="2014-11-05T23:39:00Z">
        <w:r w:rsidR="00D84ECF">
          <w:t xml:space="preserve"> directly. </w:t>
        </w:r>
      </w:ins>
      <w:ins w:id="203" w:author="Jyun Asakura" w:date="2014-11-05T23:40:00Z">
        <w:r w:rsidR="00D84ECF">
          <w:t xml:space="preserve">And once he reported the new </w:t>
        </w:r>
      </w:ins>
      <w:ins w:id="204" w:author="Jyun Asakura" w:date="2014-11-06T01:51:00Z">
        <w:r w:rsidR="00BB67CB">
          <w:t>case</w:t>
        </w:r>
      </w:ins>
      <w:ins w:id="205" w:author="Jyun Asakura" w:date="2014-11-05T23:43:00Z">
        <w:r w:rsidR="00D84ECF">
          <w:t>,</w:t>
        </w:r>
      </w:ins>
      <w:ins w:id="206" w:author="Jyun Asakura" w:date="2014-11-05T23:40:00Z">
        <w:r w:rsidR="00D84ECF">
          <w:t xml:space="preserve"> the data is transfer </w:t>
        </w:r>
      </w:ins>
      <w:ins w:id="207" w:author="Jyun Asakura" w:date="2014-11-05T23:41:00Z">
        <w:r w:rsidR="00D84ECF">
          <w:t>into</w:t>
        </w:r>
      </w:ins>
      <w:ins w:id="208" w:author="Jyun Asakura" w:date="2014-11-05T23:40:00Z">
        <w:r w:rsidR="00D84ECF">
          <w:t xml:space="preserve"> </w:t>
        </w:r>
      </w:ins>
      <w:ins w:id="209" w:author="Jyun Asakura" w:date="2014-11-05T23:41:00Z">
        <w:r w:rsidR="00D84ECF">
          <w:t xml:space="preserve">the system server immediately. After reporting the </w:t>
        </w:r>
      </w:ins>
      <w:ins w:id="210" w:author="Jyun Asakura" w:date="2014-11-06T01:51:00Z">
        <w:r w:rsidR="00BB67CB">
          <w:t>case</w:t>
        </w:r>
      </w:ins>
      <w:ins w:id="211" w:author="Jyun Asakura" w:date="2014-11-05T23:41:00Z">
        <w:r w:rsidR="00D84ECF">
          <w:t xml:space="preserve"> manager in LT Game can search the </w:t>
        </w:r>
      </w:ins>
      <w:ins w:id="212" w:author="Jyun Asakura" w:date="2014-11-06T01:51:00Z">
        <w:r w:rsidR="00BB67CB">
          <w:t>case</w:t>
        </w:r>
      </w:ins>
      <w:ins w:id="213" w:author="Jyun Asakura" w:date="2014-11-05T23:41:00Z">
        <w:r w:rsidR="00D84ECF">
          <w:t xml:space="preserve"> in the server. </w:t>
        </w:r>
      </w:ins>
      <w:ins w:id="214" w:author="Jyun Asakura" w:date="2014-11-06T01:50:00Z">
        <w:r w:rsidR="00BB67CB">
          <w:t xml:space="preserve">And as requirement </w:t>
        </w:r>
      </w:ins>
      <w:ins w:id="215" w:author="Jyun Asakura" w:date="2014-11-06T01:51:00Z">
        <w:r w:rsidR="00BB67CB">
          <w:t xml:space="preserve">listed in 3.1.1.1, now in the new CRM system can search any cases </w:t>
        </w:r>
      </w:ins>
      <w:ins w:id="216" w:author="Jyun Asakura" w:date="2014-11-06T01:52:00Z">
        <w:r w:rsidR="00BB67CB">
          <w:t xml:space="preserve">not only with the first word in the title but </w:t>
        </w:r>
      </w:ins>
      <w:ins w:id="217" w:author="Jyun Asakura" w:date="2014-11-06T01:53:00Z">
        <w:r w:rsidR="00BB67CB">
          <w:t>also any words appear in the title.</w:t>
        </w:r>
      </w:ins>
      <w:ins w:id="218" w:author="Jyun Asakura" w:date="2014-11-06T01:54:00Z">
        <w:r w:rsidR="00BB67CB">
          <w:t xml:space="preserve"> </w:t>
        </w:r>
        <w:r w:rsidR="00BB67CB">
          <w:t>After solve the issue the manager in LT Game can change the status of the issue.</w:t>
        </w:r>
      </w:ins>
    </w:p>
    <w:p w14:paraId="5645D637" w14:textId="2F72C032" w:rsidR="00BB67CB" w:rsidRDefault="00D12066" w:rsidP="00BB67CB">
      <w:pPr>
        <w:jc w:val="both"/>
        <w:rPr>
          <w:ins w:id="219" w:author="Jyun Asakura" w:date="2014-11-06T01:54:00Z"/>
        </w:rPr>
      </w:pPr>
      <w:ins w:id="220" w:author="Jyun Asakura" w:date="2014-11-06T01:40:00Z">
        <w:r>
          <w:t>Another test case is “</w:t>
        </w:r>
      </w:ins>
      <w:ins w:id="221" w:author="Jyun Asakura" w:date="2014-11-06T01:53:00Z">
        <w:r w:rsidR="00BB67CB">
          <w:t>automatic warning for not yet close cases over 7 days</w:t>
        </w:r>
      </w:ins>
      <w:ins w:id="222" w:author="Jyun Asakura" w:date="2014-11-06T01:40:00Z">
        <w:r>
          <w:t>”</w:t>
        </w:r>
      </w:ins>
      <w:ins w:id="223" w:author="Jyun Asakura" w:date="2014-11-06T01:50:00Z">
        <w:r w:rsidR="00BB67CB">
          <w:t xml:space="preserve">. </w:t>
        </w:r>
      </w:ins>
      <w:ins w:id="224" w:author="Jyun Asakura" w:date="2014-11-06T01:54:00Z">
        <w:r w:rsidR="00BB67CB">
          <w:t xml:space="preserve">In this case, </w:t>
        </w:r>
      </w:ins>
      <w:ins w:id="225" w:author="Jyun Asakura" w:date="2014-11-06T01:58:00Z">
        <w:r w:rsidR="00BB67CB">
          <w:t xml:space="preserve">in one week, </w:t>
        </w:r>
      </w:ins>
      <w:ins w:id="226" w:author="Jyun Asakura" w:date="2014-11-06T01:55:00Z">
        <w:r w:rsidR="00BB67CB">
          <w:t xml:space="preserve">every day </w:t>
        </w:r>
      </w:ins>
      <w:ins w:id="227" w:author="Jyun Asakura" w:date="2014-11-06T01:54:00Z">
        <w:r w:rsidR="00BB67CB">
          <w:t xml:space="preserve">at 2:00 a.m. </w:t>
        </w:r>
      </w:ins>
      <w:ins w:id="228" w:author="Jyun Asakura" w:date="2014-11-06T01:55:00Z">
        <w:r w:rsidR="00BB67CB">
          <w:t xml:space="preserve">the server would make a copy backup of all the reported cases and then did the checking. All the cases reported over 7 days but not yet closed were selected. </w:t>
        </w:r>
      </w:ins>
      <w:ins w:id="229" w:author="Jyun Asakura" w:date="2014-11-06T01:56:00Z">
        <w:r w:rsidR="00BB67CB">
          <w:t>After selecting out those cases, e-mail address</w:t>
        </w:r>
      </w:ins>
      <w:ins w:id="230" w:author="Jyun Asakura" w:date="2014-11-06T01:57:00Z">
        <w:r w:rsidR="00BB67CB">
          <w:t>es</w:t>
        </w:r>
      </w:ins>
      <w:ins w:id="231" w:author="Jyun Asakura" w:date="2014-11-06T01:56:00Z">
        <w:r w:rsidR="00BB67CB">
          <w:t xml:space="preserve"> of responding managers </w:t>
        </w:r>
      </w:ins>
      <w:ins w:id="232" w:author="Jyun Asakura" w:date="2014-11-06T01:57:00Z">
        <w:r w:rsidR="00BB67CB">
          <w:t>(both LT Game and casino)</w:t>
        </w:r>
        <w:r w:rsidR="003A01D0">
          <w:t xml:space="preserve"> were</w:t>
        </w:r>
        <w:r w:rsidR="00BB67CB">
          <w:t xml:space="preserve"> checked out</w:t>
        </w:r>
      </w:ins>
      <w:ins w:id="233" w:author="Jyun Asakura" w:date="2014-11-06T01:59:00Z">
        <w:r w:rsidR="00BB67CB">
          <w:t xml:space="preserve"> and the</w:t>
        </w:r>
        <w:r w:rsidR="003A01D0">
          <w:t xml:space="preserve">n a warning message was sent. It was proved that all the manager received the warning e-mail. </w:t>
        </w:r>
      </w:ins>
    </w:p>
    <w:p w14:paraId="3EA50577" w14:textId="794FD528" w:rsidR="009B7E4A" w:rsidRPr="00C52E41" w:rsidRDefault="009B7E4A" w:rsidP="00682425"/>
    <w:p w14:paraId="7736BF2D" w14:textId="77777777" w:rsidR="00FB1732" w:rsidRPr="00C52E41" w:rsidRDefault="00FB1732" w:rsidP="00550D60">
      <w:pPr>
        <w:pStyle w:val="1"/>
        <w:numPr>
          <w:ilvl w:val="0"/>
          <w:numId w:val="0"/>
        </w:numPr>
      </w:pPr>
      <w:bookmarkStart w:id="234" w:name="_Toc402351187"/>
      <w:r w:rsidRPr="00C52E41">
        <w:t>Appendix</w:t>
      </w:r>
      <w:bookmarkEnd w:id="234"/>
    </w:p>
    <w:p w14:paraId="0A510E4C" w14:textId="77777777" w:rsidR="00FB1732" w:rsidRPr="00C52E41" w:rsidRDefault="00FF24DD" w:rsidP="00550D60">
      <w:pPr>
        <w:pStyle w:val="2"/>
        <w:numPr>
          <w:ilvl w:val="0"/>
          <w:numId w:val="0"/>
        </w:numPr>
      </w:pPr>
      <w:bookmarkStart w:id="235" w:name="_Toc402351188"/>
      <w:r w:rsidRPr="00C52E41">
        <w:t>Project plan</w:t>
      </w:r>
      <w:bookmarkEnd w:id="235"/>
    </w:p>
    <w:p w14:paraId="629E3148" w14:textId="77777777" w:rsidR="004413F7" w:rsidRPr="00C52E41" w:rsidRDefault="00A825ED">
      <w:pPr>
        <w:spacing w:before="0" w:after="200" w:line="276" w:lineRule="auto"/>
      </w:pPr>
      <w:r w:rsidRPr="00C52E41">
        <w:rPr>
          <w:highlight w:val="yellow"/>
        </w:rPr>
        <w:t>Gantt Chart</w:t>
      </w:r>
    </w:p>
    <w:p w14:paraId="69D56F6B" w14:textId="77777777" w:rsidR="004413F7" w:rsidRPr="00C52E41" w:rsidRDefault="004413F7">
      <w:pPr>
        <w:spacing w:before="0" w:after="200" w:line="276" w:lineRule="auto"/>
        <w:rPr>
          <w:rFonts w:eastAsiaTheme="minorEastAsia"/>
          <w:lang w:eastAsia="zh-CN"/>
        </w:rPr>
      </w:pPr>
    </w:p>
    <w:p w14:paraId="3C205B06" w14:textId="77777777" w:rsidR="004413F7" w:rsidRPr="00C52E41" w:rsidRDefault="004413F7">
      <w:pPr>
        <w:spacing w:before="0" w:after="200" w:line="276" w:lineRule="auto"/>
      </w:pPr>
      <w:r w:rsidRPr="00C52E41">
        <w:br w:type="page"/>
      </w:r>
    </w:p>
    <w:p w14:paraId="4050D863" w14:textId="77777777" w:rsidR="004413F7" w:rsidRPr="00C52E41" w:rsidRDefault="004413F7" w:rsidP="004413F7">
      <w:pPr>
        <w:pStyle w:val="1"/>
        <w:numPr>
          <w:ilvl w:val="0"/>
          <w:numId w:val="0"/>
        </w:numPr>
      </w:pPr>
      <w:bookmarkStart w:id="236" w:name="_Toc402351189"/>
      <w:r w:rsidRPr="00C52E41">
        <w:t>Refernces</w:t>
      </w:r>
      <w:bookmarkEnd w:id="236"/>
    </w:p>
    <w:p w14:paraId="788A1452" w14:textId="1C3F0F38" w:rsidR="004413F7" w:rsidRPr="00C52E41" w:rsidRDefault="004413F7" w:rsidP="004413F7">
      <w:pPr>
        <w:rPr>
          <w:rStyle w:val="a4"/>
          <w:rFonts w:eastAsia="SimSun"/>
          <w:color w:val="auto"/>
          <w:u w:val="none"/>
        </w:rPr>
      </w:pPr>
      <w:r w:rsidRPr="00C52E41">
        <w:t xml:space="preserve">[1] </w:t>
      </w:r>
      <w:r w:rsidR="00B42164">
        <w:t>LT Game</w:t>
      </w:r>
      <w:r w:rsidRPr="00C52E41">
        <w:t xml:space="preserve"> web page. </w:t>
      </w:r>
      <w:hyperlink r:id="rId16" w:history="1">
        <w:r w:rsidRPr="00C52E41">
          <w:rPr>
            <w:rStyle w:val="a4"/>
            <w:rFonts w:eastAsia="SimSun"/>
            <w:color w:val="auto"/>
          </w:rPr>
          <w:t>http://www.</w:t>
        </w:r>
        <w:r w:rsidR="00B42164">
          <w:rPr>
            <w:rStyle w:val="a4"/>
            <w:rFonts w:eastAsia="SimSun"/>
            <w:color w:val="auto"/>
          </w:rPr>
          <w:t>LT Game</w:t>
        </w:r>
        <w:r w:rsidRPr="00C52E41">
          <w:rPr>
            <w:rStyle w:val="a4"/>
            <w:rFonts w:eastAsia="SimSun"/>
            <w:color w:val="auto"/>
          </w:rPr>
          <w:t>.com/about.aspx</w:t>
        </w:r>
      </w:hyperlink>
      <w:r w:rsidRPr="00C52E41">
        <w:rPr>
          <w:rStyle w:val="a4"/>
          <w:rFonts w:eastAsia="SimSun"/>
          <w:color w:val="auto"/>
        </w:rPr>
        <w:t>.</w:t>
      </w:r>
      <w:r w:rsidRPr="00C52E41">
        <w:rPr>
          <w:rStyle w:val="a4"/>
          <w:rFonts w:eastAsia="SimSun"/>
          <w:color w:val="auto"/>
          <w:u w:val="none"/>
        </w:rPr>
        <w:t>[Sep. 10, 2014]</w:t>
      </w:r>
    </w:p>
    <w:p w14:paraId="643A7D21" w14:textId="77777777" w:rsidR="004413F7" w:rsidRPr="00C52E41" w:rsidRDefault="004413F7" w:rsidP="004413F7">
      <w:pPr>
        <w:rPr>
          <w:rStyle w:val="a4"/>
          <w:rFonts w:eastAsia="SimSun"/>
          <w:color w:val="auto"/>
          <w:u w:val="none"/>
        </w:rPr>
      </w:pPr>
      <w:r w:rsidRPr="00C52E41">
        <w:rPr>
          <w:rFonts w:eastAsia="SimSun"/>
        </w:rPr>
        <w:t xml:space="preserve">[2] SugarCRM company web page. </w:t>
      </w:r>
      <w:hyperlink r:id="rId17" w:history="1">
        <w:r w:rsidRPr="00C52E41">
          <w:rPr>
            <w:rStyle w:val="a4"/>
            <w:rFonts w:eastAsia="SimSun"/>
            <w:color w:val="auto"/>
          </w:rPr>
          <w:t>http://www.sugarcrm.com/</w:t>
        </w:r>
      </w:hyperlink>
      <w:r w:rsidRPr="00C52E41">
        <w:rPr>
          <w:rStyle w:val="a4"/>
          <w:rFonts w:eastAsia="SimSun"/>
          <w:color w:val="auto"/>
          <w:u w:val="none"/>
        </w:rPr>
        <w:t>.[Sep. 10, 2014]</w:t>
      </w:r>
    </w:p>
    <w:p w14:paraId="32DF5832" w14:textId="77777777" w:rsidR="004413F7" w:rsidRPr="00C52E41" w:rsidRDefault="004413F7" w:rsidP="004413F7">
      <w:pPr>
        <w:rPr>
          <w:rStyle w:val="a4"/>
          <w:rFonts w:eastAsia="SimSun"/>
          <w:color w:val="auto"/>
          <w:u w:val="none"/>
        </w:rPr>
      </w:pPr>
      <w:r w:rsidRPr="00C52E41">
        <w:t xml:space="preserve">[3] Talkincloud. </w:t>
      </w:r>
      <w:hyperlink r:id="rId18" w:history="1">
        <w:r w:rsidRPr="00C52E41">
          <w:rPr>
            <w:rStyle w:val="a4"/>
            <w:rFonts w:eastAsia="SimSun"/>
            <w:color w:val="auto"/>
          </w:rPr>
          <w:t>http://talkincloud.com/sugarcrm-wins-ibms-crm-business-ibm-unveils-new-bi-tools</w:t>
        </w:r>
      </w:hyperlink>
      <w:r w:rsidRPr="00C52E41">
        <w:rPr>
          <w:rStyle w:val="a4"/>
          <w:rFonts w:eastAsia="SimSun"/>
          <w:color w:val="auto"/>
          <w:u w:val="none"/>
        </w:rPr>
        <w:t>. [Sep. 10, 2014]</w:t>
      </w:r>
    </w:p>
    <w:p w14:paraId="3D473DA5" w14:textId="77777777" w:rsidR="00FF24DD" w:rsidRPr="00C52E41" w:rsidRDefault="00FF24DD">
      <w:pPr>
        <w:spacing w:before="0" w:after="200" w:line="276" w:lineRule="auto"/>
        <w:rPr>
          <w:smallCaps/>
          <w:spacing w:val="5"/>
          <w:sz w:val="28"/>
          <w:szCs w:val="28"/>
        </w:rPr>
      </w:pPr>
      <w:r w:rsidRPr="00C52E41">
        <w:br w:type="page"/>
      </w:r>
    </w:p>
    <w:p w14:paraId="7114C7B8" w14:textId="77777777" w:rsidR="00FF24DD" w:rsidRPr="00C52E41" w:rsidRDefault="00FF24DD" w:rsidP="00550D60">
      <w:pPr>
        <w:pStyle w:val="2"/>
        <w:numPr>
          <w:ilvl w:val="0"/>
          <w:numId w:val="0"/>
        </w:numPr>
      </w:pPr>
      <w:bookmarkStart w:id="237" w:name="_Toc402351190"/>
      <w:r w:rsidRPr="00C52E41">
        <w:t>Peer Assessment Form</w:t>
      </w:r>
      <w:bookmarkEnd w:id="237"/>
    </w:p>
    <w:tbl>
      <w:tblPr>
        <w:tblW w:w="9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18"/>
        <w:gridCol w:w="1834"/>
        <w:gridCol w:w="1046"/>
        <w:gridCol w:w="1080"/>
        <w:gridCol w:w="1080"/>
        <w:gridCol w:w="1080"/>
        <w:gridCol w:w="1170"/>
      </w:tblGrid>
      <w:tr w:rsidR="00FF24DD" w:rsidRPr="00C52E41" w14:paraId="2A73C281" w14:textId="77777777" w:rsidTr="00D35698">
        <w:trPr>
          <w:trHeight w:val="1178"/>
        </w:trPr>
        <w:tc>
          <w:tcPr>
            <w:tcW w:w="9108" w:type="dxa"/>
            <w:gridSpan w:val="7"/>
            <w:vAlign w:val="center"/>
          </w:tcPr>
          <w:p w14:paraId="453EC372" w14:textId="77777777" w:rsidR="00FF24DD" w:rsidRPr="00C52E41" w:rsidRDefault="00FF24DD" w:rsidP="00FF24DD">
            <w:pPr>
              <w:pStyle w:val="a6"/>
              <w:jc w:val="center"/>
              <w:rPr>
                <w:sz w:val="32"/>
              </w:rPr>
            </w:pPr>
            <w:r w:rsidRPr="00C52E41">
              <w:rPr>
                <w:noProof/>
                <w:sz w:val="32"/>
                <w:lang w:eastAsia="zh-CN"/>
              </w:rPr>
              <w:drawing>
                <wp:anchor distT="0" distB="0" distL="114300" distR="114300" simplePos="0" relativeHeight="251659264" behindDoc="0" locked="0" layoutInCell="1" allowOverlap="1" wp14:anchorId="373BB18B" wp14:editId="0816E5D6">
                  <wp:simplePos x="0" y="0"/>
                  <wp:positionH relativeFrom="column">
                    <wp:posOffset>-55245</wp:posOffset>
                  </wp:positionH>
                  <wp:positionV relativeFrom="paragraph">
                    <wp:posOffset>125095</wp:posOffset>
                  </wp:positionV>
                  <wp:extent cx="808990" cy="810260"/>
                  <wp:effectExtent l="19050" t="0" r="0" b="0"/>
                  <wp:wrapNone/>
                  <wp:docPr id="6" name="Picture 1" descr="S:\3rd ITC\2nd ITC\MPI_logos\MPI logo09_C349 CPE.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3rd ITC\2nd ITC\MPI_logos\MPI logo09_C349 CPE.tif"/>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808990" cy="810260"/>
                          </a:xfrm>
                          <a:prstGeom prst="rect">
                            <a:avLst/>
                          </a:prstGeom>
                          <a:noFill/>
                          <a:ln w="9525">
                            <a:noFill/>
                            <a:miter lim="800000"/>
                            <a:headEnd/>
                            <a:tailEnd/>
                          </a:ln>
                        </pic:spPr>
                      </pic:pic>
                    </a:graphicData>
                  </a:graphic>
                </wp:anchor>
              </w:drawing>
            </w:r>
          </w:p>
          <w:p w14:paraId="13DCD1F2" w14:textId="77777777" w:rsidR="00FF24DD" w:rsidRPr="00C52E41" w:rsidRDefault="00FF24DD" w:rsidP="00FF24DD">
            <w:pPr>
              <w:pStyle w:val="a6"/>
              <w:jc w:val="center"/>
              <w:rPr>
                <w:sz w:val="32"/>
              </w:rPr>
            </w:pPr>
            <w:r w:rsidRPr="00C52E41">
              <w:rPr>
                <w:sz w:val="32"/>
              </w:rPr>
              <w:t xml:space="preserve">BSc. in Computing 2013/14 </w:t>
            </w:r>
            <w:r w:rsidRPr="00C52E41">
              <w:rPr>
                <w:sz w:val="32"/>
              </w:rPr>
              <w:br/>
              <w:t>COMP321 Information System Implementation</w:t>
            </w:r>
          </w:p>
          <w:p w14:paraId="196EE91D" w14:textId="77777777" w:rsidR="00FF24DD" w:rsidRPr="00C52E41" w:rsidRDefault="00FF24DD" w:rsidP="00FF24DD">
            <w:pPr>
              <w:pStyle w:val="a6"/>
              <w:jc w:val="center"/>
              <w:rPr>
                <w:sz w:val="28"/>
              </w:rPr>
            </w:pPr>
            <w:r w:rsidRPr="00C52E41">
              <w:rPr>
                <w:sz w:val="28"/>
              </w:rPr>
              <w:t>Peer Assessment Form</w:t>
            </w:r>
          </w:p>
          <w:p w14:paraId="4EF1B9DA" w14:textId="77777777" w:rsidR="00FF24DD" w:rsidRPr="00C52E41" w:rsidRDefault="00FF24DD" w:rsidP="00FF24DD">
            <w:pPr>
              <w:pStyle w:val="a6"/>
              <w:jc w:val="center"/>
              <w:rPr>
                <w:noProof/>
                <w:sz w:val="28"/>
                <w:szCs w:val="28"/>
                <w:lang w:eastAsia="zh-CN"/>
              </w:rPr>
            </w:pPr>
          </w:p>
        </w:tc>
      </w:tr>
      <w:tr w:rsidR="00FF24DD" w:rsidRPr="00C52E41" w14:paraId="49E14CB0" w14:textId="77777777" w:rsidTr="00D35698">
        <w:trPr>
          <w:trHeight w:val="656"/>
        </w:trPr>
        <w:tc>
          <w:tcPr>
            <w:tcW w:w="1818" w:type="dxa"/>
            <w:vAlign w:val="center"/>
          </w:tcPr>
          <w:p w14:paraId="35F98E54" w14:textId="77777777" w:rsidR="00FF24DD" w:rsidRPr="00C52E41" w:rsidRDefault="00FF24DD" w:rsidP="00FF24DD">
            <w:pPr>
              <w:pStyle w:val="a6"/>
              <w:rPr>
                <w:lang w:val="en-GB"/>
              </w:rPr>
            </w:pPr>
            <w:r w:rsidRPr="00C52E41">
              <w:rPr>
                <w:kern w:val="32"/>
                <w:lang w:val="en-GB"/>
              </w:rPr>
              <w:t>Group number</w:t>
            </w:r>
          </w:p>
        </w:tc>
        <w:tc>
          <w:tcPr>
            <w:tcW w:w="7290" w:type="dxa"/>
            <w:gridSpan w:val="6"/>
            <w:vAlign w:val="center"/>
          </w:tcPr>
          <w:p w14:paraId="41D60096" w14:textId="77777777" w:rsidR="00FF24DD" w:rsidRPr="00C52E41" w:rsidRDefault="00FF24DD" w:rsidP="00D35698">
            <w:pPr>
              <w:snapToGrid w:val="0"/>
              <w:rPr>
                <w:lang w:val="en-GB"/>
              </w:rPr>
            </w:pPr>
          </w:p>
        </w:tc>
      </w:tr>
      <w:tr w:rsidR="00FF24DD" w:rsidRPr="00C52E41" w14:paraId="3F3AA8E8" w14:textId="77777777" w:rsidTr="00D35698">
        <w:trPr>
          <w:trHeight w:val="800"/>
        </w:trPr>
        <w:tc>
          <w:tcPr>
            <w:tcW w:w="1818" w:type="dxa"/>
            <w:tcBorders>
              <w:bottom w:val="single" w:sz="4" w:space="0" w:color="auto"/>
            </w:tcBorders>
            <w:vAlign w:val="center"/>
          </w:tcPr>
          <w:p w14:paraId="6347DFBD" w14:textId="77777777" w:rsidR="00FF24DD" w:rsidRPr="00C52E41" w:rsidRDefault="00FF24DD" w:rsidP="00FF24DD">
            <w:pPr>
              <w:pStyle w:val="a6"/>
              <w:rPr>
                <w:kern w:val="32"/>
                <w:lang w:val="en-GB"/>
              </w:rPr>
            </w:pPr>
            <w:r w:rsidRPr="00C52E41">
              <w:rPr>
                <w:kern w:val="32"/>
                <w:lang w:val="en-GB"/>
              </w:rPr>
              <w:t>Group members</w:t>
            </w:r>
          </w:p>
        </w:tc>
        <w:tc>
          <w:tcPr>
            <w:tcW w:w="7290" w:type="dxa"/>
            <w:gridSpan w:val="6"/>
            <w:tcBorders>
              <w:bottom w:val="single" w:sz="4" w:space="0" w:color="auto"/>
            </w:tcBorders>
            <w:vAlign w:val="center"/>
          </w:tcPr>
          <w:tbl>
            <w:tblPr>
              <w:tblW w:w="0" w:type="auto"/>
              <w:tblLayout w:type="fixed"/>
              <w:tblLook w:val="04A0" w:firstRow="1" w:lastRow="0" w:firstColumn="1" w:lastColumn="0" w:noHBand="0" w:noVBand="1"/>
            </w:tblPr>
            <w:tblGrid>
              <w:gridCol w:w="697"/>
              <w:gridCol w:w="2075"/>
              <w:gridCol w:w="3694"/>
            </w:tblGrid>
            <w:tr w:rsidR="00FF24DD" w:rsidRPr="00C52E41" w14:paraId="4AECCB50" w14:textId="77777777" w:rsidTr="00D35698">
              <w:tc>
                <w:tcPr>
                  <w:tcW w:w="697" w:type="dxa"/>
                </w:tcPr>
                <w:p w14:paraId="575F53C3" w14:textId="77777777" w:rsidR="00FF24DD" w:rsidRPr="00C52E41" w:rsidRDefault="00FF24DD" w:rsidP="00FF24DD">
                  <w:pPr>
                    <w:pStyle w:val="a6"/>
                    <w:rPr>
                      <w:lang w:val="en-GB"/>
                    </w:rPr>
                  </w:pPr>
                </w:p>
              </w:tc>
              <w:tc>
                <w:tcPr>
                  <w:tcW w:w="2075" w:type="dxa"/>
                </w:tcPr>
                <w:p w14:paraId="7F1D5493" w14:textId="77777777" w:rsidR="00FF24DD" w:rsidRPr="00C52E41" w:rsidRDefault="00FF24DD" w:rsidP="00FF24DD">
                  <w:pPr>
                    <w:pStyle w:val="a6"/>
                    <w:rPr>
                      <w:lang w:val="en-GB"/>
                    </w:rPr>
                  </w:pPr>
                  <w:r w:rsidRPr="00C52E41">
                    <w:rPr>
                      <w:lang w:val="en-GB"/>
                    </w:rPr>
                    <w:t>Student ID</w:t>
                  </w:r>
                </w:p>
              </w:tc>
              <w:tc>
                <w:tcPr>
                  <w:tcW w:w="3694" w:type="dxa"/>
                </w:tcPr>
                <w:p w14:paraId="23428B75" w14:textId="77777777" w:rsidR="00FF24DD" w:rsidRPr="00C52E41" w:rsidRDefault="00FF24DD" w:rsidP="00FF24DD">
                  <w:pPr>
                    <w:pStyle w:val="a6"/>
                    <w:rPr>
                      <w:lang w:val="en-GB"/>
                    </w:rPr>
                  </w:pPr>
                  <w:r w:rsidRPr="00C52E41">
                    <w:rPr>
                      <w:lang w:val="en-GB"/>
                    </w:rPr>
                    <w:t>Student name</w:t>
                  </w:r>
                </w:p>
              </w:tc>
            </w:tr>
            <w:tr w:rsidR="00FF24DD" w:rsidRPr="00C52E41" w14:paraId="14AE38EE" w14:textId="77777777" w:rsidTr="00D35698">
              <w:tc>
                <w:tcPr>
                  <w:tcW w:w="697" w:type="dxa"/>
                </w:tcPr>
                <w:p w14:paraId="7940A4A9" w14:textId="77777777" w:rsidR="00FF24DD" w:rsidRPr="00C52E41" w:rsidRDefault="00FF24DD" w:rsidP="00FF24DD">
                  <w:pPr>
                    <w:pStyle w:val="a6"/>
                    <w:rPr>
                      <w:i/>
                      <w:lang w:val="en-GB"/>
                    </w:rPr>
                  </w:pPr>
                  <w:r w:rsidRPr="00C52E41">
                    <w:rPr>
                      <w:i/>
                      <w:lang w:val="en-GB"/>
                    </w:rPr>
                    <w:t>1.</w:t>
                  </w:r>
                </w:p>
              </w:tc>
              <w:tc>
                <w:tcPr>
                  <w:tcW w:w="2075" w:type="dxa"/>
                </w:tcPr>
                <w:p w14:paraId="3FF9D71D" w14:textId="77777777" w:rsidR="00FF24DD" w:rsidRPr="00C52E41" w:rsidRDefault="00FF24DD" w:rsidP="00FF24DD">
                  <w:pPr>
                    <w:pStyle w:val="a6"/>
                    <w:rPr>
                      <w:i/>
                      <w:lang w:val="en-GB"/>
                    </w:rPr>
                  </w:pPr>
                </w:p>
              </w:tc>
              <w:tc>
                <w:tcPr>
                  <w:tcW w:w="3694" w:type="dxa"/>
                </w:tcPr>
                <w:p w14:paraId="6EBE46C7" w14:textId="77777777" w:rsidR="00FF24DD" w:rsidRPr="00C52E41" w:rsidRDefault="00FF24DD" w:rsidP="00FF24DD">
                  <w:pPr>
                    <w:pStyle w:val="a6"/>
                    <w:rPr>
                      <w:lang w:val="en-GB"/>
                    </w:rPr>
                  </w:pPr>
                </w:p>
              </w:tc>
            </w:tr>
            <w:tr w:rsidR="00FF24DD" w:rsidRPr="00C52E41" w14:paraId="3F137743" w14:textId="77777777" w:rsidTr="00D35698">
              <w:tc>
                <w:tcPr>
                  <w:tcW w:w="697" w:type="dxa"/>
                </w:tcPr>
                <w:p w14:paraId="7ACAC704" w14:textId="77777777" w:rsidR="00FF24DD" w:rsidRPr="00C52E41" w:rsidRDefault="00FF24DD" w:rsidP="00FF24DD">
                  <w:pPr>
                    <w:pStyle w:val="a6"/>
                    <w:rPr>
                      <w:i/>
                      <w:lang w:val="en-GB"/>
                    </w:rPr>
                  </w:pPr>
                  <w:r w:rsidRPr="00C52E41">
                    <w:rPr>
                      <w:i/>
                      <w:lang w:val="en-GB"/>
                    </w:rPr>
                    <w:t>2.</w:t>
                  </w:r>
                </w:p>
              </w:tc>
              <w:tc>
                <w:tcPr>
                  <w:tcW w:w="2075" w:type="dxa"/>
                </w:tcPr>
                <w:p w14:paraId="5041EC5F" w14:textId="77777777" w:rsidR="00FF24DD" w:rsidRPr="00C52E41" w:rsidRDefault="00FF24DD" w:rsidP="00FF24DD">
                  <w:pPr>
                    <w:pStyle w:val="a6"/>
                    <w:rPr>
                      <w:i/>
                      <w:lang w:val="en-GB"/>
                    </w:rPr>
                  </w:pPr>
                </w:p>
              </w:tc>
              <w:tc>
                <w:tcPr>
                  <w:tcW w:w="3694" w:type="dxa"/>
                </w:tcPr>
                <w:p w14:paraId="0C15E589" w14:textId="77777777" w:rsidR="00FF24DD" w:rsidRPr="00C52E41" w:rsidRDefault="00FF24DD" w:rsidP="00FF24DD">
                  <w:pPr>
                    <w:pStyle w:val="a6"/>
                    <w:rPr>
                      <w:lang w:val="en-GB"/>
                    </w:rPr>
                  </w:pPr>
                </w:p>
              </w:tc>
            </w:tr>
            <w:tr w:rsidR="00FF24DD" w:rsidRPr="00C52E41" w14:paraId="4D78B260" w14:textId="77777777" w:rsidTr="00D35698">
              <w:tc>
                <w:tcPr>
                  <w:tcW w:w="697" w:type="dxa"/>
                </w:tcPr>
                <w:p w14:paraId="68D30B8C" w14:textId="77777777" w:rsidR="00FF24DD" w:rsidRPr="00C52E41" w:rsidRDefault="00FF24DD" w:rsidP="00FF24DD">
                  <w:pPr>
                    <w:pStyle w:val="a6"/>
                    <w:rPr>
                      <w:i/>
                      <w:lang w:val="en-GB"/>
                    </w:rPr>
                  </w:pPr>
                  <w:r w:rsidRPr="00C52E41">
                    <w:rPr>
                      <w:i/>
                      <w:lang w:val="en-GB"/>
                    </w:rPr>
                    <w:t>3.</w:t>
                  </w:r>
                </w:p>
              </w:tc>
              <w:tc>
                <w:tcPr>
                  <w:tcW w:w="2075" w:type="dxa"/>
                </w:tcPr>
                <w:p w14:paraId="036EDB45" w14:textId="77777777" w:rsidR="00FF24DD" w:rsidRPr="00C52E41" w:rsidRDefault="00FF24DD" w:rsidP="00FF24DD">
                  <w:pPr>
                    <w:pStyle w:val="a6"/>
                    <w:rPr>
                      <w:i/>
                      <w:lang w:val="en-GB"/>
                    </w:rPr>
                  </w:pPr>
                </w:p>
              </w:tc>
              <w:tc>
                <w:tcPr>
                  <w:tcW w:w="3694" w:type="dxa"/>
                </w:tcPr>
                <w:p w14:paraId="4EDE9EA3" w14:textId="77777777" w:rsidR="00FF24DD" w:rsidRPr="00C52E41" w:rsidRDefault="00FF24DD" w:rsidP="00FF24DD">
                  <w:pPr>
                    <w:pStyle w:val="a6"/>
                    <w:rPr>
                      <w:lang w:val="en-GB"/>
                    </w:rPr>
                  </w:pPr>
                </w:p>
              </w:tc>
            </w:tr>
            <w:tr w:rsidR="00FF24DD" w:rsidRPr="00C52E41" w14:paraId="3CD5F454" w14:textId="77777777" w:rsidTr="00D35698">
              <w:tc>
                <w:tcPr>
                  <w:tcW w:w="697" w:type="dxa"/>
                </w:tcPr>
                <w:p w14:paraId="2A5FDA94" w14:textId="77777777" w:rsidR="00FF24DD" w:rsidRPr="00C52E41" w:rsidRDefault="00FF24DD" w:rsidP="00FF24DD">
                  <w:pPr>
                    <w:pStyle w:val="a6"/>
                    <w:rPr>
                      <w:i/>
                      <w:lang w:val="en-GB"/>
                    </w:rPr>
                  </w:pPr>
                  <w:r w:rsidRPr="00C52E41">
                    <w:rPr>
                      <w:i/>
                      <w:lang w:val="en-GB"/>
                    </w:rPr>
                    <w:t>4.</w:t>
                  </w:r>
                </w:p>
              </w:tc>
              <w:tc>
                <w:tcPr>
                  <w:tcW w:w="2075" w:type="dxa"/>
                </w:tcPr>
                <w:p w14:paraId="3A51211B" w14:textId="77777777" w:rsidR="00FF24DD" w:rsidRPr="00C52E41" w:rsidRDefault="00FF24DD" w:rsidP="00FF24DD">
                  <w:pPr>
                    <w:pStyle w:val="a6"/>
                    <w:rPr>
                      <w:i/>
                      <w:lang w:val="en-GB"/>
                    </w:rPr>
                  </w:pPr>
                </w:p>
              </w:tc>
              <w:tc>
                <w:tcPr>
                  <w:tcW w:w="3694" w:type="dxa"/>
                </w:tcPr>
                <w:p w14:paraId="556FCB45" w14:textId="77777777" w:rsidR="00FF24DD" w:rsidRPr="00C52E41" w:rsidRDefault="00FF24DD" w:rsidP="00FF24DD">
                  <w:pPr>
                    <w:pStyle w:val="a6"/>
                    <w:rPr>
                      <w:lang w:val="en-GB"/>
                    </w:rPr>
                  </w:pPr>
                </w:p>
              </w:tc>
            </w:tr>
            <w:tr w:rsidR="00FF24DD" w:rsidRPr="00C52E41" w14:paraId="169525F4" w14:textId="77777777" w:rsidTr="00D35698">
              <w:tc>
                <w:tcPr>
                  <w:tcW w:w="697" w:type="dxa"/>
                </w:tcPr>
                <w:p w14:paraId="770B0152" w14:textId="77777777" w:rsidR="00FF24DD" w:rsidRPr="00C52E41" w:rsidRDefault="00FF24DD" w:rsidP="00FF24DD">
                  <w:pPr>
                    <w:pStyle w:val="a6"/>
                    <w:rPr>
                      <w:lang w:val="en-GB"/>
                    </w:rPr>
                  </w:pPr>
                  <w:r w:rsidRPr="00C52E41">
                    <w:rPr>
                      <w:lang w:val="en-GB"/>
                    </w:rPr>
                    <w:t>5.</w:t>
                  </w:r>
                </w:p>
              </w:tc>
              <w:tc>
                <w:tcPr>
                  <w:tcW w:w="2075" w:type="dxa"/>
                </w:tcPr>
                <w:p w14:paraId="7C3E9993" w14:textId="77777777" w:rsidR="00FF24DD" w:rsidRPr="00C52E41" w:rsidRDefault="00FF24DD" w:rsidP="00FF24DD">
                  <w:pPr>
                    <w:pStyle w:val="a6"/>
                    <w:rPr>
                      <w:lang w:val="en-GB"/>
                    </w:rPr>
                  </w:pPr>
                </w:p>
              </w:tc>
              <w:tc>
                <w:tcPr>
                  <w:tcW w:w="3694" w:type="dxa"/>
                </w:tcPr>
                <w:p w14:paraId="0896A719" w14:textId="77777777" w:rsidR="00FF24DD" w:rsidRPr="00C52E41" w:rsidRDefault="00FF24DD" w:rsidP="00FF24DD">
                  <w:pPr>
                    <w:pStyle w:val="a6"/>
                    <w:rPr>
                      <w:lang w:val="en-GB"/>
                    </w:rPr>
                  </w:pPr>
                </w:p>
              </w:tc>
            </w:tr>
          </w:tbl>
          <w:p w14:paraId="72DDBA22" w14:textId="77777777" w:rsidR="00FF24DD" w:rsidRPr="00C52E41" w:rsidRDefault="00FF24DD" w:rsidP="00FF24DD">
            <w:pPr>
              <w:pStyle w:val="a6"/>
              <w:rPr>
                <w:lang w:val="en-GB"/>
              </w:rPr>
            </w:pPr>
          </w:p>
        </w:tc>
      </w:tr>
      <w:tr w:rsidR="00FF24DD" w:rsidRPr="00C52E41" w14:paraId="56B712A4" w14:textId="77777777" w:rsidTr="00D35698">
        <w:trPr>
          <w:trHeight w:val="431"/>
        </w:trPr>
        <w:tc>
          <w:tcPr>
            <w:tcW w:w="9108" w:type="dxa"/>
            <w:gridSpan w:val="7"/>
            <w:shd w:val="clear" w:color="auto" w:fill="F2F2F2" w:themeFill="background1" w:themeFillShade="F2"/>
            <w:vAlign w:val="center"/>
          </w:tcPr>
          <w:p w14:paraId="486E9E2D" w14:textId="77777777" w:rsidR="00FF24DD" w:rsidRPr="00C52E41" w:rsidRDefault="00FF24DD" w:rsidP="00FF24DD">
            <w:pPr>
              <w:pStyle w:val="a6"/>
              <w:jc w:val="center"/>
              <w:rPr>
                <w:lang w:val="en-GB"/>
              </w:rPr>
            </w:pPr>
            <w:r w:rsidRPr="00C52E41">
              <w:rPr>
                <w:lang w:val="en-GB"/>
              </w:rPr>
              <w:t>Contribution</w:t>
            </w:r>
            <w:r w:rsidRPr="00C52E41">
              <w:rPr>
                <w:b/>
                <w:lang w:val="en-GB"/>
              </w:rPr>
              <w:t xml:space="preserve"> (</w:t>
            </w:r>
            <w:r w:rsidRPr="00C52E41">
              <w:rPr>
                <w:lang w:val="en-GB"/>
              </w:rPr>
              <w:t>Each row must total to 100%)</w:t>
            </w:r>
          </w:p>
        </w:tc>
      </w:tr>
      <w:tr w:rsidR="00FF24DD" w:rsidRPr="00C52E41" w14:paraId="431E1F39" w14:textId="77777777" w:rsidTr="00FF24DD">
        <w:trPr>
          <w:trHeight w:val="368"/>
        </w:trPr>
        <w:tc>
          <w:tcPr>
            <w:tcW w:w="3652" w:type="dxa"/>
            <w:gridSpan w:val="2"/>
            <w:vAlign w:val="center"/>
          </w:tcPr>
          <w:p w14:paraId="485305CE" w14:textId="77777777" w:rsidR="00FF24DD" w:rsidRPr="00C52E41" w:rsidRDefault="00FF24DD" w:rsidP="00D35698">
            <w:pPr>
              <w:spacing w:after="100" w:afterAutospacing="1"/>
              <w:jc w:val="right"/>
              <w:rPr>
                <w:b/>
                <w:lang w:val="en-GB"/>
              </w:rPr>
            </w:pPr>
          </w:p>
        </w:tc>
        <w:tc>
          <w:tcPr>
            <w:tcW w:w="1046" w:type="dxa"/>
            <w:vAlign w:val="center"/>
          </w:tcPr>
          <w:p w14:paraId="34127CB7" w14:textId="77777777" w:rsidR="00FF24DD" w:rsidRPr="00C52E41" w:rsidRDefault="00FF24DD" w:rsidP="00D35698">
            <w:pPr>
              <w:spacing w:after="100" w:afterAutospacing="1"/>
              <w:jc w:val="center"/>
              <w:rPr>
                <w:sz w:val="28"/>
                <w:szCs w:val="28"/>
                <w:lang w:val="en-GB"/>
              </w:rPr>
            </w:pPr>
            <w:r w:rsidRPr="00C52E41">
              <w:rPr>
                <w:sz w:val="20"/>
                <w:szCs w:val="28"/>
                <w:lang w:val="en-GB"/>
              </w:rPr>
              <w:t>Member 1</w:t>
            </w:r>
          </w:p>
        </w:tc>
        <w:tc>
          <w:tcPr>
            <w:tcW w:w="1080" w:type="dxa"/>
            <w:vAlign w:val="center"/>
          </w:tcPr>
          <w:p w14:paraId="444739E5" w14:textId="77777777" w:rsidR="00FF24DD" w:rsidRPr="00C52E41" w:rsidRDefault="00FF24DD" w:rsidP="00D35698">
            <w:pPr>
              <w:spacing w:after="100" w:afterAutospacing="1"/>
              <w:jc w:val="center"/>
              <w:rPr>
                <w:sz w:val="28"/>
                <w:szCs w:val="28"/>
                <w:lang w:val="en-GB"/>
              </w:rPr>
            </w:pPr>
            <w:r w:rsidRPr="00C52E41">
              <w:rPr>
                <w:sz w:val="20"/>
                <w:szCs w:val="28"/>
                <w:lang w:val="en-GB"/>
              </w:rPr>
              <w:t>Member 2</w:t>
            </w:r>
          </w:p>
        </w:tc>
        <w:tc>
          <w:tcPr>
            <w:tcW w:w="1080" w:type="dxa"/>
            <w:vAlign w:val="center"/>
          </w:tcPr>
          <w:p w14:paraId="7B84CF9E" w14:textId="77777777" w:rsidR="00FF24DD" w:rsidRPr="00C52E41" w:rsidRDefault="00FF24DD" w:rsidP="00D35698">
            <w:pPr>
              <w:spacing w:after="100" w:afterAutospacing="1"/>
              <w:jc w:val="center"/>
              <w:rPr>
                <w:sz w:val="28"/>
                <w:szCs w:val="28"/>
                <w:lang w:val="en-GB"/>
              </w:rPr>
            </w:pPr>
            <w:r w:rsidRPr="00C52E41">
              <w:rPr>
                <w:sz w:val="20"/>
                <w:szCs w:val="28"/>
                <w:lang w:val="en-GB"/>
              </w:rPr>
              <w:t>Member 3</w:t>
            </w:r>
          </w:p>
        </w:tc>
        <w:tc>
          <w:tcPr>
            <w:tcW w:w="1080" w:type="dxa"/>
            <w:vAlign w:val="center"/>
          </w:tcPr>
          <w:p w14:paraId="311DE0E7" w14:textId="77777777" w:rsidR="00FF24DD" w:rsidRPr="00C52E41" w:rsidRDefault="00FF24DD" w:rsidP="00D35698">
            <w:pPr>
              <w:spacing w:after="100" w:afterAutospacing="1"/>
              <w:jc w:val="center"/>
              <w:rPr>
                <w:sz w:val="28"/>
                <w:szCs w:val="28"/>
                <w:lang w:val="en-GB"/>
              </w:rPr>
            </w:pPr>
            <w:r w:rsidRPr="00C52E41">
              <w:rPr>
                <w:sz w:val="20"/>
                <w:szCs w:val="28"/>
                <w:lang w:val="en-GB"/>
              </w:rPr>
              <w:t>Member 4</w:t>
            </w:r>
          </w:p>
        </w:tc>
        <w:tc>
          <w:tcPr>
            <w:tcW w:w="1170" w:type="dxa"/>
            <w:vAlign w:val="center"/>
          </w:tcPr>
          <w:p w14:paraId="6249C52C" w14:textId="77777777" w:rsidR="00FF24DD" w:rsidRPr="00C52E41" w:rsidRDefault="00FF24DD" w:rsidP="00D35698">
            <w:pPr>
              <w:spacing w:after="100" w:afterAutospacing="1"/>
              <w:jc w:val="center"/>
              <w:rPr>
                <w:sz w:val="28"/>
                <w:szCs w:val="28"/>
                <w:lang w:val="en-GB"/>
              </w:rPr>
            </w:pPr>
            <w:r w:rsidRPr="00C52E41">
              <w:rPr>
                <w:sz w:val="20"/>
                <w:szCs w:val="28"/>
                <w:lang w:val="en-GB"/>
              </w:rPr>
              <w:t>Member 5</w:t>
            </w:r>
          </w:p>
        </w:tc>
      </w:tr>
      <w:tr w:rsidR="00FF24DD" w:rsidRPr="00C52E41" w14:paraId="72FA8791" w14:textId="77777777" w:rsidTr="00D35698">
        <w:trPr>
          <w:trHeight w:val="850"/>
        </w:trPr>
        <w:tc>
          <w:tcPr>
            <w:tcW w:w="3652" w:type="dxa"/>
            <w:gridSpan w:val="2"/>
            <w:vAlign w:val="center"/>
          </w:tcPr>
          <w:p w14:paraId="75A0994F" w14:textId="77777777" w:rsidR="00FF24DD" w:rsidRPr="00C52E41" w:rsidRDefault="00FF24DD" w:rsidP="00FF24DD">
            <w:pPr>
              <w:pStyle w:val="a6"/>
            </w:pPr>
            <w:r w:rsidRPr="00C52E41">
              <w:t>1. Project leadership</w:t>
            </w:r>
          </w:p>
        </w:tc>
        <w:tc>
          <w:tcPr>
            <w:tcW w:w="1046" w:type="dxa"/>
            <w:vAlign w:val="center"/>
          </w:tcPr>
          <w:p w14:paraId="2D26501B" w14:textId="77777777" w:rsidR="00FF24DD" w:rsidRPr="00C52E41" w:rsidRDefault="00FF24DD" w:rsidP="00A825ED">
            <w:pPr>
              <w:pStyle w:val="a6"/>
              <w:jc w:val="right"/>
            </w:pPr>
            <w:r w:rsidRPr="00C52E41">
              <w:t>%</w:t>
            </w:r>
          </w:p>
        </w:tc>
        <w:tc>
          <w:tcPr>
            <w:tcW w:w="1080" w:type="dxa"/>
            <w:vAlign w:val="center"/>
          </w:tcPr>
          <w:p w14:paraId="31DBDE92" w14:textId="77777777" w:rsidR="00FF24DD" w:rsidRPr="00C52E41" w:rsidRDefault="00FF24DD" w:rsidP="00A825ED">
            <w:pPr>
              <w:pStyle w:val="a6"/>
              <w:jc w:val="right"/>
            </w:pPr>
            <w:r w:rsidRPr="00C52E41">
              <w:t>%</w:t>
            </w:r>
          </w:p>
        </w:tc>
        <w:tc>
          <w:tcPr>
            <w:tcW w:w="1080" w:type="dxa"/>
            <w:vAlign w:val="center"/>
          </w:tcPr>
          <w:p w14:paraId="5AF65ACF" w14:textId="77777777" w:rsidR="00FF24DD" w:rsidRPr="00C52E41" w:rsidRDefault="00FF24DD" w:rsidP="00A825ED">
            <w:pPr>
              <w:pStyle w:val="a6"/>
              <w:jc w:val="right"/>
            </w:pPr>
            <w:r w:rsidRPr="00C52E41">
              <w:t>%</w:t>
            </w:r>
          </w:p>
        </w:tc>
        <w:tc>
          <w:tcPr>
            <w:tcW w:w="1080" w:type="dxa"/>
            <w:vAlign w:val="center"/>
          </w:tcPr>
          <w:p w14:paraId="380693E3" w14:textId="77777777" w:rsidR="00FF24DD" w:rsidRPr="00C52E41" w:rsidRDefault="00FF24DD" w:rsidP="00A825ED">
            <w:pPr>
              <w:pStyle w:val="a6"/>
              <w:jc w:val="right"/>
            </w:pPr>
            <w:r w:rsidRPr="00C52E41">
              <w:t>%</w:t>
            </w:r>
          </w:p>
        </w:tc>
        <w:tc>
          <w:tcPr>
            <w:tcW w:w="1170" w:type="dxa"/>
            <w:vAlign w:val="center"/>
          </w:tcPr>
          <w:p w14:paraId="6F643963" w14:textId="77777777" w:rsidR="00FF24DD" w:rsidRPr="00C52E41" w:rsidRDefault="00FF24DD" w:rsidP="00A825ED">
            <w:pPr>
              <w:pStyle w:val="a6"/>
              <w:jc w:val="right"/>
            </w:pPr>
            <w:r w:rsidRPr="00C52E41">
              <w:t>%</w:t>
            </w:r>
          </w:p>
        </w:tc>
      </w:tr>
      <w:tr w:rsidR="00FF24DD" w:rsidRPr="00C52E41" w14:paraId="427A8AB0" w14:textId="77777777" w:rsidTr="00D35698">
        <w:trPr>
          <w:trHeight w:val="850"/>
        </w:trPr>
        <w:tc>
          <w:tcPr>
            <w:tcW w:w="3652" w:type="dxa"/>
            <w:gridSpan w:val="2"/>
            <w:vAlign w:val="center"/>
          </w:tcPr>
          <w:p w14:paraId="102FC894" w14:textId="77777777" w:rsidR="00FF24DD" w:rsidRPr="00C52E41" w:rsidRDefault="00FF24DD" w:rsidP="00FF24DD">
            <w:pPr>
              <w:pStyle w:val="a6"/>
            </w:pPr>
            <w:r w:rsidRPr="00C52E41">
              <w:t>2. Data modeling</w:t>
            </w:r>
          </w:p>
        </w:tc>
        <w:tc>
          <w:tcPr>
            <w:tcW w:w="1046" w:type="dxa"/>
            <w:vAlign w:val="center"/>
          </w:tcPr>
          <w:p w14:paraId="142E95D5" w14:textId="77777777" w:rsidR="00FF24DD" w:rsidRPr="00C52E41" w:rsidRDefault="00FF24DD" w:rsidP="00A825ED">
            <w:pPr>
              <w:pStyle w:val="a6"/>
              <w:jc w:val="right"/>
            </w:pPr>
            <w:r w:rsidRPr="00C52E41">
              <w:t>%</w:t>
            </w:r>
          </w:p>
        </w:tc>
        <w:tc>
          <w:tcPr>
            <w:tcW w:w="1080" w:type="dxa"/>
            <w:vAlign w:val="center"/>
          </w:tcPr>
          <w:p w14:paraId="5A36CB78" w14:textId="77777777" w:rsidR="00FF24DD" w:rsidRPr="00C52E41" w:rsidRDefault="00FF24DD" w:rsidP="00A825ED">
            <w:pPr>
              <w:pStyle w:val="a6"/>
              <w:jc w:val="right"/>
            </w:pPr>
            <w:r w:rsidRPr="00C52E41">
              <w:t>%</w:t>
            </w:r>
          </w:p>
        </w:tc>
        <w:tc>
          <w:tcPr>
            <w:tcW w:w="1080" w:type="dxa"/>
            <w:vAlign w:val="center"/>
          </w:tcPr>
          <w:p w14:paraId="03289230" w14:textId="77777777" w:rsidR="00FF24DD" w:rsidRPr="00C52E41" w:rsidRDefault="00FF24DD" w:rsidP="00A825ED">
            <w:pPr>
              <w:pStyle w:val="a6"/>
              <w:jc w:val="right"/>
            </w:pPr>
            <w:r w:rsidRPr="00C52E41">
              <w:t>%</w:t>
            </w:r>
          </w:p>
        </w:tc>
        <w:tc>
          <w:tcPr>
            <w:tcW w:w="1080" w:type="dxa"/>
            <w:vAlign w:val="center"/>
          </w:tcPr>
          <w:p w14:paraId="467CFBE0" w14:textId="77777777" w:rsidR="00FF24DD" w:rsidRPr="00C52E41" w:rsidRDefault="00FF24DD" w:rsidP="00A825ED">
            <w:pPr>
              <w:pStyle w:val="a6"/>
              <w:jc w:val="right"/>
            </w:pPr>
            <w:r w:rsidRPr="00C52E41">
              <w:t>%</w:t>
            </w:r>
          </w:p>
        </w:tc>
        <w:tc>
          <w:tcPr>
            <w:tcW w:w="1170" w:type="dxa"/>
            <w:vAlign w:val="center"/>
          </w:tcPr>
          <w:p w14:paraId="43D7A24F" w14:textId="77777777" w:rsidR="00FF24DD" w:rsidRPr="00C52E41" w:rsidRDefault="00FF24DD" w:rsidP="00A825ED">
            <w:pPr>
              <w:pStyle w:val="a6"/>
              <w:jc w:val="right"/>
            </w:pPr>
            <w:r w:rsidRPr="00C52E41">
              <w:t>%</w:t>
            </w:r>
          </w:p>
        </w:tc>
      </w:tr>
      <w:tr w:rsidR="00FF24DD" w:rsidRPr="00C52E41" w14:paraId="1DCAA226" w14:textId="77777777" w:rsidTr="00D35698">
        <w:trPr>
          <w:trHeight w:val="850"/>
        </w:trPr>
        <w:tc>
          <w:tcPr>
            <w:tcW w:w="3652" w:type="dxa"/>
            <w:gridSpan w:val="2"/>
            <w:vAlign w:val="center"/>
          </w:tcPr>
          <w:p w14:paraId="7227618B" w14:textId="77777777" w:rsidR="00FF24DD" w:rsidRPr="00C52E41" w:rsidRDefault="00FF24DD" w:rsidP="00FF24DD">
            <w:pPr>
              <w:pStyle w:val="a6"/>
            </w:pPr>
            <w:r w:rsidRPr="00C52E41">
              <w:t>3. User interface design</w:t>
            </w:r>
          </w:p>
        </w:tc>
        <w:tc>
          <w:tcPr>
            <w:tcW w:w="1046" w:type="dxa"/>
            <w:vAlign w:val="center"/>
          </w:tcPr>
          <w:p w14:paraId="6BD60901" w14:textId="77777777" w:rsidR="00FF24DD" w:rsidRPr="00C52E41" w:rsidRDefault="00FF24DD" w:rsidP="00A825ED">
            <w:pPr>
              <w:pStyle w:val="a6"/>
              <w:jc w:val="right"/>
            </w:pPr>
            <w:r w:rsidRPr="00C52E41">
              <w:t>%</w:t>
            </w:r>
          </w:p>
        </w:tc>
        <w:tc>
          <w:tcPr>
            <w:tcW w:w="1080" w:type="dxa"/>
            <w:vAlign w:val="center"/>
          </w:tcPr>
          <w:p w14:paraId="0D2460C8" w14:textId="77777777" w:rsidR="00FF24DD" w:rsidRPr="00C52E41" w:rsidRDefault="00FF24DD" w:rsidP="00A825ED">
            <w:pPr>
              <w:pStyle w:val="a6"/>
              <w:jc w:val="right"/>
            </w:pPr>
            <w:r w:rsidRPr="00C52E41">
              <w:t>%</w:t>
            </w:r>
          </w:p>
        </w:tc>
        <w:tc>
          <w:tcPr>
            <w:tcW w:w="1080" w:type="dxa"/>
            <w:vAlign w:val="center"/>
          </w:tcPr>
          <w:p w14:paraId="47A17E0C" w14:textId="77777777" w:rsidR="00FF24DD" w:rsidRPr="00C52E41" w:rsidRDefault="00FF24DD" w:rsidP="00A825ED">
            <w:pPr>
              <w:pStyle w:val="a6"/>
              <w:jc w:val="right"/>
            </w:pPr>
            <w:r w:rsidRPr="00C52E41">
              <w:t>%</w:t>
            </w:r>
          </w:p>
        </w:tc>
        <w:tc>
          <w:tcPr>
            <w:tcW w:w="1080" w:type="dxa"/>
            <w:vAlign w:val="center"/>
          </w:tcPr>
          <w:p w14:paraId="196D5E57" w14:textId="77777777" w:rsidR="00FF24DD" w:rsidRPr="00C52E41" w:rsidRDefault="00FF24DD" w:rsidP="00A825ED">
            <w:pPr>
              <w:pStyle w:val="a6"/>
              <w:jc w:val="right"/>
            </w:pPr>
            <w:r w:rsidRPr="00C52E41">
              <w:t>%</w:t>
            </w:r>
          </w:p>
        </w:tc>
        <w:tc>
          <w:tcPr>
            <w:tcW w:w="1170" w:type="dxa"/>
            <w:vAlign w:val="center"/>
          </w:tcPr>
          <w:p w14:paraId="13C8EA21" w14:textId="77777777" w:rsidR="00FF24DD" w:rsidRPr="00C52E41" w:rsidRDefault="00FF24DD" w:rsidP="00A825ED">
            <w:pPr>
              <w:pStyle w:val="a6"/>
              <w:jc w:val="right"/>
            </w:pPr>
            <w:r w:rsidRPr="00C52E41">
              <w:t>%</w:t>
            </w:r>
          </w:p>
        </w:tc>
      </w:tr>
      <w:tr w:rsidR="00FF24DD" w:rsidRPr="00C52E41" w14:paraId="376E33E8" w14:textId="77777777" w:rsidTr="00D35698">
        <w:trPr>
          <w:trHeight w:val="850"/>
        </w:trPr>
        <w:tc>
          <w:tcPr>
            <w:tcW w:w="3652" w:type="dxa"/>
            <w:gridSpan w:val="2"/>
            <w:vAlign w:val="center"/>
          </w:tcPr>
          <w:p w14:paraId="01BB3B17" w14:textId="77777777" w:rsidR="00FF24DD" w:rsidRPr="00C52E41" w:rsidRDefault="00FF24DD" w:rsidP="00FF24DD">
            <w:pPr>
              <w:pStyle w:val="a6"/>
            </w:pPr>
            <w:r w:rsidRPr="00C52E41">
              <w:t>4. Program development</w:t>
            </w:r>
          </w:p>
        </w:tc>
        <w:tc>
          <w:tcPr>
            <w:tcW w:w="1046" w:type="dxa"/>
            <w:vAlign w:val="center"/>
          </w:tcPr>
          <w:p w14:paraId="06D68613" w14:textId="77777777" w:rsidR="00FF24DD" w:rsidRPr="00C52E41" w:rsidRDefault="00FF24DD" w:rsidP="00A825ED">
            <w:pPr>
              <w:pStyle w:val="a6"/>
              <w:jc w:val="right"/>
            </w:pPr>
            <w:r w:rsidRPr="00C52E41">
              <w:t>%</w:t>
            </w:r>
          </w:p>
        </w:tc>
        <w:tc>
          <w:tcPr>
            <w:tcW w:w="1080" w:type="dxa"/>
            <w:vAlign w:val="center"/>
          </w:tcPr>
          <w:p w14:paraId="6EE23A87" w14:textId="77777777" w:rsidR="00FF24DD" w:rsidRPr="00C52E41" w:rsidRDefault="00FF24DD" w:rsidP="00A825ED">
            <w:pPr>
              <w:pStyle w:val="a6"/>
              <w:jc w:val="right"/>
            </w:pPr>
            <w:r w:rsidRPr="00C52E41">
              <w:t>%</w:t>
            </w:r>
          </w:p>
        </w:tc>
        <w:tc>
          <w:tcPr>
            <w:tcW w:w="1080" w:type="dxa"/>
            <w:vAlign w:val="center"/>
          </w:tcPr>
          <w:p w14:paraId="77EC43A4" w14:textId="77777777" w:rsidR="00FF24DD" w:rsidRPr="00C52E41" w:rsidRDefault="00FF24DD" w:rsidP="00A825ED">
            <w:pPr>
              <w:pStyle w:val="a6"/>
              <w:jc w:val="right"/>
            </w:pPr>
            <w:r w:rsidRPr="00C52E41">
              <w:t>%</w:t>
            </w:r>
          </w:p>
        </w:tc>
        <w:tc>
          <w:tcPr>
            <w:tcW w:w="1080" w:type="dxa"/>
            <w:vAlign w:val="center"/>
          </w:tcPr>
          <w:p w14:paraId="3DEBF02D" w14:textId="77777777" w:rsidR="00FF24DD" w:rsidRPr="00C52E41" w:rsidRDefault="00FF24DD" w:rsidP="00A825ED">
            <w:pPr>
              <w:pStyle w:val="a6"/>
              <w:jc w:val="right"/>
            </w:pPr>
            <w:r w:rsidRPr="00C52E41">
              <w:t>%</w:t>
            </w:r>
          </w:p>
        </w:tc>
        <w:tc>
          <w:tcPr>
            <w:tcW w:w="1170" w:type="dxa"/>
            <w:vAlign w:val="center"/>
          </w:tcPr>
          <w:p w14:paraId="1F69C318" w14:textId="77777777" w:rsidR="00FF24DD" w:rsidRPr="00C52E41" w:rsidRDefault="00FF24DD" w:rsidP="00A825ED">
            <w:pPr>
              <w:pStyle w:val="a6"/>
              <w:jc w:val="right"/>
            </w:pPr>
            <w:r w:rsidRPr="00C52E41">
              <w:t>%</w:t>
            </w:r>
          </w:p>
        </w:tc>
      </w:tr>
      <w:tr w:rsidR="00FF24DD" w:rsidRPr="00C52E41" w14:paraId="63C9708F" w14:textId="77777777" w:rsidTr="00D35698">
        <w:trPr>
          <w:trHeight w:val="850"/>
        </w:trPr>
        <w:tc>
          <w:tcPr>
            <w:tcW w:w="3652" w:type="dxa"/>
            <w:gridSpan w:val="2"/>
            <w:vAlign w:val="center"/>
          </w:tcPr>
          <w:p w14:paraId="19CA0A00" w14:textId="77777777" w:rsidR="00FF24DD" w:rsidRPr="00C52E41" w:rsidRDefault="00FF24DD" w:rsidP="00FF24DD">
            <w:pPr>
              <w:pStyle w:val="a6"/>
            </w:pPr>
            <w:r w:rsidRPr="00C52E41">
              <w:t>5. Solving technical problems</w:t>
            </w:r>
          </w:p>
        </w:tc>
        <w:tc>
          <w:tcPr>
            <w:tcW w:w="1046" w:type="dxa"/>
            <w:vAlign w:val="center"/>
          </w:tcPr>
          <w:p w14:paraId="76EE56BF" w14:textId="77777777" w:rsidR="00FF24DD" w:rsidRPr="00C52E41" w:rsidRDefault="00FF24DD" w:rsidP="00A825ED">
            <w:pPr>
              <w:pStyle w:val="a6"/>
              <w:jc w:val="right"/>
            </w:pPr>
            <w:r w:rsidRPr="00C52E41">
              <w:t>%</w:t>
            </w:r>
          </w:p>
        </w:tc>
        <w:tc>
          <w:tcPr>
            <w:tcW w:w="1080" w:type="dxa"/>
            <w:vAlign w:val="center"/>
          </w:tcPr>
          <w:p w14:paraId="3082D8CB" w14:textId="77777777" w:rsidR="00FF24DD" w:rsidRPr="00C52E41" w:rsidRDefault="00FF24DD" w:rsidP="00A825ED">
            <w:pPr>
              <w:pStyle w:val="a6"/>
              <w:jc w:val="right"/>
            </w:pPr>
            <w:r w:rsidRPr="00C52E41">
              <w:t>%</w:t>
            </w:r>
          </w:p>
        </w:tc>
        <w:tc>
          <w:tcPr>
            <w:tcW w:w="1080" w:type="dxa"/>
            <w:vAlign w:val="center"/>
          </w:tcPr>
          <w:p w14:paraId="26C3C3E2" w14:textId="77777777" w:rsidR="00FF24DD" w:rsidRPr="00C52E41" w:rsidRDefault="00FF24DD" w:rsidP="00A825ED">
            <w:pPr>
              <w:pStyle w:val="a6"/>
              <w:jc w:val="right"/>
            </w:pPr>
            <w:r w:rsidRPr="00C52E41">
              <w:t>%</w:t>
            </w:r>
          </w:p>
        </w:tc>
        <w:tc>
          <w:tcPr>
            <w:tcW w:w="1080" w:type="dxa"/>
            <w:vAlign w:val="center"/>
          </w:tcPr>
          <w:p w14:paraId="3F3E6A4D" w14:textId="77777777" w:rsidR="00FF24DD" w:rsidRPr="00C52E41" w:rsidRDefault="00FF24DD" w:rsidP="00A825ED">
            <w:pPr>
              <w:pStyle w:val="a6"/>
              <w:jc w:val="right"/>
            </w:pPr>
            <w:r w:rsidRPr="00C52E41">
              <w:t>%</w:t>
            </w:r>
          </w:p>
        </w:tc>
        <w:tc>
          <w:tcPr>
            <w:tcW w:w="1170" w:type="dxa"/>
            <w:vAlign w:val="center"/>
          </w:tcPr>
          <w:p w14:paraId="5880E476" w14:textId="77777777" w:rsidR="00FF24DD" w:rsidRPr="00C52E41" w:rsidRDefault="00FF24DD" w:rsidP="00A825ED">
            <w:pPr>
              <w:pStyle w:val="a6"/>
              <w:jc w:val="right"/>
            </w:pPr>
            <w:r w:rsidRPr="00C52E41">
              <w:t>%</w:t>
            </w:r>
          </w:p>
        </w:tc>
      </w:tr>
      <w:tr w:rsidR="00FF24DD" w:rsidRPr="00C52E41" w14:paraId="37CAA3E0" w14:textId="77777777" w:rsidTr="00D35698">
        <w:trPr>
          <w:trHeight w:val="850"/>
        </w:trPr>
        <w:tc>
          <w:tcPr>
            <w:tcW w:w="3652" w:type="dxa"/>
            <w:gridSpan w:val="2"/>
            <w:vAlign w:val="center"/>
          </w:tcPr>
          <w:p w14:paraId="41F01B28" w14:textId="77777777" w:rsidR="00FF24DD" w:rsidRPr="00C52E41" w:rsidRDefault="00FF24DD" w:rsidP="00FF24DD">
            <w:pPr>
              <w:pStyle w:val="a6"/>
            </w:pPr>
            <w:r w:rsidRPr="00C52E41">
              <w:t>6. Testing and sample data</w:t>
            </w:r>
          </w:p>
        </w:tc>
        <w:tc>
          <w:tcPr>
            <w:tcW w:w="1046" w:type="dxa"/>
            <w:vAlign w:val="center"/>
          </w:tcPr>
          <w:p w14:paraId="334E9504" w14:textId="77777777" w:rsidR="00FF24DD" w:rsidRPr="00C52E41" w:rsidRDefault="00FF24DD" w:rsidP="00A825ED">
            <w:pPr>
              <w:pStyle w:val="a6"/>
              <w:jc w:val="right"/>
            </w:pPr>
            <w:r w:rsidRPr="00C52E41">
              <w:t>%</w:t>
            </w:r>
          </w:p>
        </w:tc>
        <w:tc>
          <w:tcPr>
            <w:tcW w:w="1080" w:type="dxa"/>
            <w:vAlign w:val="center"/>
          </w:tcPr>
          <w:p w14:paraId="68B778DE" w14:textId="77777777" w:rsidR="00FF24DD" w:rsidRPr="00C52E41" w:rsidRDefault="00FF24DD" w:rsidP="00A825ED">
            <w:pPr>
              <w:pStyle w:val="a6"/>
              <w:jc w:val="right"/>
            </w:pPr>
            <w:r w:rsidRPr="00C52E41">
              <w:t>%</w:t>
            </w:r>
          </w:p>
        </w:tc>
        <w:tc>
          <w:tcPr>
            <w:tcW w:w="1080" w:type="dxa"/>
            <w:vAlign w:val="center"/>
          </w:tcPr>
          <w:p w14:paraId="61A4C240" w14:textId="77777777" w:rsidR="00FF24DD" w:rsidRPr="00C52E41" w:rsidRDefault="00FF24DD" w:rsidP="00A825ED">
            <w:pPr>
              <w:pStyle w:val="a6"/>
              <w:jc w:val="right"/>
            </w:pPr>
            <w:r w:rsidRPr="00C52E41">
              <w:t>%</w:t>
            </w:r>
          </w:p>
        </w:tc>
        <w:tc>
          <w:tcPr>
            <w:tcW w:w="1080" w:type="dxa"/>
            <w:vAlign w:val="center"/>
          </w:tcPr>
          <w:p w14:paraId="08BCF6C8" w14:textId="77777777" w:rsidR="00FF24DD" w:rsidRPr="00C52E41" w:rsidRDefault="00FF24DD" w:rsidP="00A825ED">
            <w:pPr>
              <w:pStyle w:val="a6"/>
              <w:jc w:val="right"/>
            </w:pPr>
            <w:r w:rsidRPr="00C52E41">
              <w:t>%</w:t>
            </w:r>
          </w:p>
        </w:tc>
        <w:tc>
          <w:tcPr>
            <w:tcW w:w="1170" w:type="dxa"/>
            <w:vAlign w:val="center"/>
          </w:tcPr>
          <w:p w14:paraId="54540EDA" w14:textId="77777777" w:rsidR="00FF24DD" w:rsidRPr="00C52E41" w:rsidRDefault="00FF24DD" w:rsidP="00A825ED">
            <w:pPr>
              <w:pStyle w:val="a6"/>
              <w:jc w:val="right"/>
            </w:pPr>
            <w:r w:rsidRPr="00C52E41">
              <w:t>%</w:t>
            </w:r>
          </w:p>
        </w:tc>
      </w:tr>
      <w:tr w:rsidR="00FF24DD" w:rsidRPr="00C52E41" w14:paraId="6550EC17" w14:textId="77777777" w:rsidTr="00D35698">
        <w:trPr>
          <w:trHeight w:val="850"/>
        </w:trPr>
        <w:tc>
          <w:tcPr>
            <w:tcW w:w="3652" w:type="dxa"/>
            <w:gridSpan w:val="2"/>
            <w:vAlign w:val="center"/>
          </w:tcPr>
          <w:p w14:paraId="73FDAAAE" w14:textId="77777777" w:rsidR="00FF24DD" w:rsidRPr="00C52E41" w:rsidRDefault="00FF24DD" w:rsidP="00FF24DD">
            <w:pPr>
              <w:pStyle w:val="a6"/>
            </w:pPr>
            <w:r w:rsidRPr="00C52E41">
              <w:t>7. Report writing</w:t>
            </w:r>
          </w:p>
        </w:tc>
        <w:tc>
          <w:tcPr>
            <w:tcW w:w="1046" w:type="dxa"/>
            <w:vAlign w:val="center"/>
          </w:tcPr>
          <w:p w14:paraId="6589BB09" w14:textId="77777777" w:rsidR="00FF24DD" w:rsidRPr="00C52E41" w:rsidRDefault="00FF24DD" w:rsidP="00A825ED">
            <w:pPr>
              <w:pStyle w:val="a6"/>
              <w:jc w:val="right"/>
            </w:pPr>
            <w:r w:rsidRPr="00C52E41">
              <w:t>%</w:t>
            </w:r>
          </w:p>
        </w:tc>
        <w:tc>
          <w:tcPr>
            <w:tcW w:w="1080" w:type="dxa"/>
            <w:vAlign w:val="center"/>
          </w:tcPr>
          <w:p w14:paraId="6FD942C6" w14:textId="77777777" w:rsidR="00FF24DD" w:rsidRPr="00C52E41" w:rsidRDefault="00FF24DD" w:rsidP="00A825ED">
            <w:pPr>
              <w:pStyle w:val="a6"/>
              <w:jc w:val="right"/>
            </w:pPr>
            <w:r w:rsidRPr="00C52E41">
              <w:t>%</w:t>
            </w:r>
          </w:p>
        </w:tc>
        <w:tc>
          <w:tcPr>
            <w:tcW w:w="1080" w:type="dxa"/>
            <w:vAlign w:val="center"/>
          </w:tcPr>
          <w:p w14:paraId="7CE3A574" w14:textId="77777777" w:rsidR="00FF24DD" w:rsidRPr="00C52E41" w:rsidRDefault="00FF24DD" w:rsidP="00A825ED">
            <w:pPr>
              <w:pStyle w:val="a6"/>
              <w:jc w:val="right"/>
            </w:pPr>
            <w:r w:rsidRPr="00C52E41">
              <w:t>%</w:t>
            </w:r>
          </w:p>
        </w:tc>
        <w:tc>
          <w:tcPr>
            <w:tcW w:w="1080" w:type="dxa"/>
            <w:vAlign w:val="center"/>
          </w:tcPr>
          <w:p w14:paraId="444F5956" w14:textId="77777777" w:rsidR="00FF24DD" w:rsidRPr="00C52E41" w:rsidRDefault="00FF24DD" w:rsidP="00A825ED">
            <w:pPr>
              <w:pStyle w:val="a6"/>
              <w:jc w:val="right"/>
            </w:pPr>
            <w:r w:rsidRPr="00C52E41">
              <w:t>%</w:t>
            </w:r>
          </w:p>
        </w:tc>
        <w:tc>
          <w:tcPr>
            <w:tcW w:w="1170" w:type="dxa"/>
            <w:vAlign w:val="center"/>
          </w:tcPr>
          <w:p w14:paraId="33231E5F" w14:textId="77777777" w:rsidR="00FF24DD" w:rsidRPr="00C52E41" w:rsidRDefault="00FF24DD" w:rsidP="00A825ED">
            <w:pPr>
              <w:pStyle w:val="a6"/>
              <w:jc w:val="right"/>
            </w:pPr>
            <w:r w:rsidRPr="00C52E41">
              <w:t>%</w:t>
            </w:r>
          </w:p>
        </w:tc>
      </w:tr>
      <w:tr w:rsidR="00FF24DD" w:rsidRPr="00C52E41" w14:paraId="2055D985" w14:textId="77777777" w:rsidTr="00D35698">
        <w:trPr>
          <w:trHeight w:val="850"/>
        </w:trPr>
        <w:tc>
          <w:tcPr>
            <w:tcW w:w="3652" w:type="dxa"/>
            <w:gridSpan w:val="2"/>
            <w:vAlign w:val="center"/>
          </w:tcPr>
          <w:p w14:paraId="6C7E166E" w14:textId="77777777" w:rsidR="00FF24DD" w:rsidRPr="00C52E41" w:rsidRDefault="00FF24DD" w:rsidP="00FF24DD">
            <w:pPr>
              <w:pStyle w:val="a6"/>
            </w:pPr>
            <w:r w:rsidRPr="00C52E41">
              <w:t>8. Preparing / giving presentation</w:t>
            </w:r>
          </w:p>
        </w:tc>
        <w:tc>
          <w:tcPr>
            <w:tcW w:w="1046" w:type="dxa"/>
            <w:vAlign w:val="center"/>
          </w:tcPr>
          <w:p w14:paraId="3C2F5F44" w14:textId="77777777" w:rsidR="00FF24DD" w:rsidRPr="00C52E41" w:rsidRDefault="00FF24DD" w:rsidP="00A825ED">
            <w:pPr>
              <w:pStyle w:val="a6"/>
              <w:jc w:val="right"/>
            </w:pPr>
            <w:r w:rsidRPr="00C52E41">
              <w:t>%</w:t>
            </w:r>
          </w:p>
        </w:tc>
        <w:tc>
          <w:tcPr>
            <w:tcW w:w="1080" w:type="dxa"/>
            <w:vAlign w:val="center"/>
          </w:tcPr>
          <w:p w14:paraId="00667D5D" w14:textId="77777777" w:rsidR="00FF24DD" w:rsidRPr="00C52E41" w:rsidRDefault="00FF24DD" w:rsidP="00A825ED">
            <w:pPr>
              <w:pStyle w:val="a6"/>
              <w:jc w:val="right"/>
            </w:pPr>
            <w:r w:rsidRPr="00C52E41">
              <w:t>%</w:t>
            </w:r>
          </w:p>
        </w:tc>
        <w:tc>
          <w:tcPr>
            <w:tcW w:w="1080" w:type="dxa"/>
            <w:vAlign w:val="center"/>
          </w:tcPr>
          <w:p w14:paraId="76E3FB19" w14:textId="77777777" w:rsidR="00FF24DD" w:rsidRPr="00C52E41" w:rsidRDefault="00FF24DD" w:rsidP="00A825ED">
            <w:pPr>
              <w:pStyle w:val="a6"/>
              <w:jc w:val="right"/>
            </w:pPr>
            <w:r w:rsidRPr="00C52E41">
              <w:t>%</w:t>
            </w:r>
          </w:p>
        </w:tc>
        <w:tc>
          <w:tcPr>
            <w:tcW w:w="1080" w:type="dxa"/>
            <w:vAlign w:val="center"/>
          </w:tcPr>
          <w:p w14:paraId="2324F5A2" w14:textId="77777777" w:rsidR="00FF24DD" w:rsidRPr="00C52E41" w:rsidRDefault="00FF24DD" w:rsidP="00A825ED">
            <w:pPr>
              <w:pStyle w:val="a6"/>
              <w:jc w:val="right"/>
            </w:pPr>
            <w:r w:rsidRPr="00C52E41">
              <w:t>%</w:t>
            </w:r>
          </w:p>
        </w:tc>
        <w:tc>
          <w:tcPr>
            <w:tcW w:w="1170" w:type="dxa"/>
            <w:vAlign w:val="center"/>
          </w:tcPr>
          <w:p w14:paraId="5BEFF9FA" w14:textId="77777777" w:rsidR="00FF24DD" w:rsidRPr="00C52E41" w:rsidRDefault="00FF24DD" w:rsidP="00A825ED">
            <w:pPr>
              <w:pStyle w:val="a6"/>
              <w:jc w:val="right"/>
            </w:pPr>
            <w:r w:rsidRPr="00C52E41">
              <w:t>%</w:t>
            </w:r>
          </w:p>
        </w:tc>
      </w:tr>
    </w:tbl>
    <w:p w14:paraId="188673CC" w14:textId="77777777" w:rsidR="00FF24DD" w:rsidRPr="00C52E41" w:rsidRDefault="00FF24DD" w:rsidP="002B7D26">
      <w:pPr>
        <w:rPr>
          <w:lang w:val="en-GB"/>
        </w:rPr>
      </w:pPr>
      <w:r w:rsidRPr="00C52E41">
        <w:rPr>
          <w:sz w:val="20"/>
          <w:lang w:val="en-GB"/>
        </w:rPr>
        <w:t>By default, the eight items above have the same weight when calculating the overall contribution percentage. You are welcome to suggest different weight if you consider some aspects should carry more weight</w:t>
      </w:r>
      <w:r w:rsidR="002B7D26" w:rsidRPr="00C52E41">
        <w:rPr>
          <w:sz w:val="20"/>
          <w:lang w:val="en-GB"/>
        </w:rPr>
        <w:t>.</w:t>
      </w:r>
    </w:p>
    <w:sectPr w:rsidR="00FF24DD" w:rsidRPr="00C52E41" w:rsidSect="00F60E0F">
      <w:footerReference w:type="default" r:id="rId20"/>
      <w:pgSz w:w="11907" w:h="16839" w:code="9"/>
      <w:pgMar w:top="1440" w:right="1440" w:bottom="1440" w:left="1440" w:header="720" w:footer="720" w:gutter="0"/>
      <w:cols w:space="720"/>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3" w:author="Jyun Asakura" w:date="2014-10-13T00:40:00Z" w:initials="JA">
    <w:p w14:paraId="01B5EADC" w14:textId="77777777" w:rsidR="00D84ECF" w:rsidRDefault="00D84ECF">
      <w:pPr>
        <w:pStyle w:val="af"/>
      </w:pPr>
      <w:r>
        <w:rPr>
          <w:rStyle w:val="ae"/>
        </w:rPr>
        <w:annotationRef/>
      </w:r>
      <w:r>
        <w:t>Live Multiple Game System is unparalleled or first-rate live table is unparalleled??</w:t>
      </w:r>
    </w:p>
  </w:comment>
  <w:comment w:id="14" w:author="ATHENA HOI" w:date="2014-10-24T03:12:00Z" w:initials="AH">
    <w:p w14:paraId="3AFFB724" w14:textId="77777777" w:rsidR="00D84ECF" w:rsidRDefault="00D84ECF">
      <w:pPr>
        <w:pStyle w:val="af"/>
      </w:pPr>
      <w:r>
        <w:rPr>
          <w:rStyle w:val="ae"/>
        </w:rPr>
        <w:annotationRef/>
      </w:r>
      <w:r>
        <w:t>I think that is first-rate live table because he said “in the electronic gaming world” a system will not say in a gaming world.</w:t>
      </w:r>
    </w:p>
  </w:comment>
  <w:comment w:id="16" w:author="Jyun Asakura" w:date="2014-10-13T01:15:00Z" w:initials="JA">
    <w:p w14:paraId="7F21A2EA" w14:textId="77777777" w:rsidR="00D84ECF" w:rsidRDefault="00D84ECF">
      <w:pPr>
        <w:pStyle w:val="af"/>
      </w:pPr>
      <w:r>
        <w:rPr>
          <w:rStyle w:val="ae"/>
        </w:rPr>
        <w:annotationRef/>
      </w:r>
      <w:r>
        <w:t>Us??</w:t>
      </w:r>
    </w:p>
    <w:p w14:paraId="4873DCC0" w14:textId="77777777" w:rsidR="00D84ECF" w:rsidRDefault="00D84ECF">
      <w:pPr>
        <w:pStyle w:val="af"/>
      </w:pPr>
    </w:p>
  </w:comment>
  <w:comment w:id="17" w:author="ATHENA HOI" w:date="2014-10-24T03:29:00Z" w:initials="AH">
    <w:p w14:paraId="1FE88167" w14:textId="4FE272CB" w:rsidR="00D84ECF" w:rsidRDefault="00D84ECF">
      <w:pPr>
        <w:pStyle w:val="af"/>
      </w:pPr>
      <w:r>
        <w:rPr>
          <w:rStyle w:val="ae"/>
        </w:rPr>
        <w:annotationRef/>
      </w:r>
      <w:r>
        <w:t xml:space="preserve">LT Game </w:t>
      </w:r>
    </w:p>
  </w:comment>
  <w:comment w:id="18" w:author="Jyun Asakura" w:date="2014-10-13T01:15:00Z" w:initials="JA">
    <w:p w14:paraId="35B9031E" w14:textId="77777777" w:rsidR="00D84ECF" w:rsidRDefault="00D84ECF">
      <w:pPr>
        <w:pStyle w:val="af"/>
      </w:pPr>
      <w:r>
        <w:rPr>
          <w:rStyle w:val="ae"/>
        </w:rPr>
        <w:annotationRef/>
      </w:r>
      <w:r>
        <w:t>Us??? Who??</w:t>
      </w:r>
    </w:p>
  </w:comment>
  <w:comment w:id="27" w:author="Jyun Asakura" w:date="2014-10-13T01:47:00Z" w:initials="JA">
    <w:p w14:paraId="15B9604E" w14:textId="77777777" w:rsidR="00D84ECF" w:rsidRDefault="00D84ECF">
      <w:pPr>
        <w:pStyle w:val="af"/>
      </w:pPr>
      <w:r>
        <w:rPr>
          <w:rStyle w:val="ae"/>
        </w:rPr>
        <w:annotationRef/>
      </w:r>
      <w:r>
        <w:t>More???</w:t>
      </w:r>
    </w:p>
  </w:comment>
  <w:comment w:id="31" w:author="Jyun Asakura" w:date="2014-10-13T01:48:00Z" w:initials="JA">
    <w:p w14:paraId="03B051FA" w14:textId="77777777" w:rsidR="00D84ECF" w:rsidRDefault="00D84ECF">
      <w:pPr>
        <w:pStyle w:val="af"/>
      </w:pPr>
      <w:r>
        <w:rPr>
          <w:rStyle w:val="ae"/>
        </w:rPr>
        <w:annotationRef/>
      </w:r>
      <w:r>
        <w:t>What this ‘it’ stands for?</w:t>
      </w:r>
    </w:p>
  </w:comment>
  <w:comment w:id="34" w:author="Jyun Asakura" w:date="2014-10-13T01:50:00Z" w:initials="JA">
    <w:p w14:paraId="1E459BCB" w14:textId="77777777" w:rsidR="00D84ECF" w:rsidRDefault="00D84ECF">
      <w:pPr>
        <w:pStyle w:val="af"/>
      </w:pPr>
      <w:r>
        <w:rPr>
          <w:rStyle w:val="ae"/>
        </w:rPr>
        <w:annotationRef/>
      </w:r>
      <w:r>
        <w:t>What this ‘it ‘stands for?</w:t>
      </w:r>
    </w:p>
  </w:comment>
  <w:comment w:id="33" w:author="Jyun Asakura" w:date="2014-10-13T01:51:00Z" w:initials="JA">
    <w:p w14:paraId="6F768885" w14:textId="77777777" w:rsidR="00D84ECF" w:rsidRDefault="00D84ECF">
      <w:pPr>
        <w:pStyle w:val="af"/>
      </w:pPr>
      <w:r>
        <w:rPr>
          <w:rStyle w:val="ae"/>
        </w:rPr>
        <w:annotationRef/>
      </w:r>
      <w:r>
        <w:t>Could some examples provided to explain more about this part?</w:t>
      </w:r>
    </w:p>
  </w:comment>
  <w:comment w:id="35" w:author="Jyun Asakura" w:date="2014-10-13T02:17:00Z" w:initials="JA">
    <w:p w14:paraId="316044FD" w14:textId="77777777" w:rsidR="00D84ECF" w:rsidRDefault="00D84ECF">
      <w:pPr>
        <w:pStyle w:val="af"/>
      </w:pPr>
      <w:r>
        <w:rPr>
          <w:rStyle w:val="ae"/>
        </w:rPr>
        <w:annotationRef/>
      </w:r>
      <w:r>
        <w:t>Which system?</w:t>
      </w:r>
    </w:p>
  </w:comment>
  <w:comment w:id="49" w:author="Jyun Asakura" w:date="2014-10-13T02:28:00Z" w:initials="JA">
    <w:p w14:paraId="55435C53" w14:textId="77777777" w:rsidR="00D84ECF" w:rsidRDefault="00D84ECF">
      <w:pPr>
        <w:pStyle w:val="af"/>
      </w:pPr>
      <w:r>
        <w:rPr>
          <w:rStyle w:val="ae"/>
        </w:rPr>
        <w:annotationRef/>
      </w:r>
      <w:r>
        <w:t>What this ‘it’ stands for?</w:t>
      </w:r>
    </w:p>
  </w:comment>
  <w:comment w:id="55" w:author="Jyun Asakura" w:date="2014-10-13T02:46:00Z" w:initials="JA">
    <w:p w14:paraId="1439C1C2" w14:textId="77777777" w:rsidR="00D84ECF" w:rsidRDefault="00D84ECF">
      <w:pPr>
        <w:pStyle w:val="af"/>
      </w:pPr>
      <w:r>
        <w:rPr>
          <w:rStyle w:val="ae"/>
        </w:rPr>
        <w:annotationRef/>
      </w:r>
      <w:r>
        <w:t>What this ‘it’ stands for???</w:t>
      </w:r>
    </w:p>
  </w:comment>
  <w:comment w:id="68" w:author="Jyun Asakura" w:date="2014-09-22T13:31:00Z" w:initials="JA">
    <w:p w14:paraId="763005EA" w14:textId="77777777" w:rsidR="00D84ECF" w:rsidRDefault="00D84ECF">
      <w:pPr>
        <w:pStyle w:val="af"/>
      </w:pPr>
      <w:r>
        <w:rPr>
          <w:rStyle w:val="ae"/>
        </w:rPr>
        <w:annotationRef/>
      </w:r>
      <w:r>
        <w:t>Result of implementation. What can be done now. Problem solve? As your expect?</w:t>
      </w:r>
    </w:p>
  </w:comment>
  <w:comment w:id="69" w:author="Jyun Asakura" w:date="2014-10-29T13:54:00Z" w:initials="JA">
    <w:p w14:paraId="15B4C28C" w14:textId="392E5A25" w:rsidR="00D84ECF" w:rsidRDefault="00D84ECF">
      <w:pPr>
        <w:pStyle w:val="af"/>
      </w:pPr>
      <w:r w:rsidRPr="00D57CD0">
        <w:rPr>
          <w:rStyle w:val="ae"/>
          <w:highlight w:val="yellow"/>
        </w:rPr>
        <w:annotationRef/>
      </w:r>
      <w:r w:rsidRPr="00D57CD0">
        <w:rPr>
          <w:highlight w:val="yellow"/>
        </w:rPr>
        <w:t>Point out we exactly solve the problem metioned in Ch2</w:t>
      </w:r>
    </w:p>
  </w:comment>
  <w:comment w:id="70" w:author="Jyun Asakura" w:date="2014-09-24T17:09:00Z" w:initials="JA">
    <w:p w14:paraId="121F161A" w14:textId="4E2FA44A" w:rsidR="00D84ECF" w:rsidRDefault="00D84ECF">
      <w:pPr>
        <w:pStyle w:val="af"/>
      </w:pPr>
      <w:r>
        <w:rPr>
          <w:rStyle w:val="ae"/>
        </w:rPr>
        <w:annotationRef/>
      </w:r>
      <w:r>
        <w:t>Process form begin to now ( go to the company, try, find out requirements, implements, results….</w:t>
      </w:r>
    </w:p>
  </w:comment>
  <w:comment w:id="71" w:author="Jyun Asakura" w:date="2014-09-22T13:30:00Z" w:initials="JA">
    <w:p w14:paraId="4D9F986B" w14:textId="77777777" w:rsidR="00D84ECF" w:rsidRDefault="00D84ECF">
      <w:pPr>
        <w:pStyle w:val="af"/>
      </w:pPr>
      <w:r>
        <w:rPr>
          <w:rStyle w:val="ae"/>
        </w:rPr>
        <w:annotationRef/>
      </w:r>
      <w:r>
        <w:t xml:space="preserve">After implement requirements in to the system some new problems? </w:t>
      </w:r>
    </w:p>
  </w:comment>
  <w:comment w:id="88" w:author="Jyun Asakura" w:date="2014-09-24T16:33:00Z" w:initials="JA">
    <w:p w14:paraId="7B0F29FE" w14:textId="77777777" w:rsidR="00D84ECF" w:rsidRDefault="00D84ECF">
      <w:pPr>
        <w:pStyle w:val="af"/>
      </w:pPr>
      <w:r>
        <w:rPr>
          <w:rStyle w:val="ae"/>
        </w:rPr>
        <w:annotationRef/>
      </w:r>
      <w:r>
        <w:t>More details about how to do this?</w:t>
      </w:r>
    </w:p>
  </w:comment>
  <w:comment w:id="93" w:author="Jyun Asakura" w:date="2014-09-22T13:32:00Z" w:initials="JA">
    <w:p w14:paraId="0FCB0178" w14:textId="77777777" w:rsidR="00D84ECF" w:rsidRDefault="00D84ECF">
      <w:pPr>
        <w:pStyle w:val="af"/>
      </w:pPr>
      <w:r>
        <w:rPr>
          <w:rStyle w:val="ae"/>
        </w:rPr>
        <w:annotationRef/>
      </w:r>
      <w:r>
        <w:t>Test? E.g. Test case</w:t>
      </w:r>
    </w:p>
  </w:comment>
  <w:comment w:id="95" w:author="Jyun Asakura" w:date="2014-10-29T13:55:00Z" w:initials="JA">
    <w:p w14:paraId="588D3F23" w14:textId="5CF001C7" w:rsidR="00D84ECF" w:rsidRDefault="00D84ECF">
      <w:pPr>
        <w:pStyle w:val="af"/>
      </w:pPr>
      <w:r>
        <w:rPr>
          <w:rStyle w:val="ae"/>
        </w:rPr>
        <w:annotationRef/>
      </w:r>
      <w:r>
        <w:t>Write a paragraph</w:t>
      </w:r>
    </w:p>
  </w:comment>
  <w:comment w:id="96" w:author="Jyun Asakura" w:date="2014-10-29T14:25:00Z" w:initials="JA">
    <w:p w14:paraId="2A286242" w14:textId="3012C893" w:rsidR="00D84ECF" w:rsidRDefault="00D84ECF">
      <w:pPr>
        <w:pStyle w:val="af"/>
      </w:pPr>
      <w:r>
        <w:rPr>
          <w:rStyle w:val="ae"/>
        </w:rPr>
        <w:annotationRef/>
      </w:r>
      <w:r>
        <w:t>New CASE &lt;- check all contents</w:t>
      </w:r>
    </w:p>
  </w:comment>
  <w:comment w:id="194" w:author="Jyun Asakura" w:date="2014-11-06T01:49:00Z" w:initials="JA">
    <w:p w14:paraId="2F6AE14C" w14:textId="0E9A3899" w:rsidR="00BB67CB" w:rsidRDefault="00BB67CB">
      <w:pPr>
        <w:pStyle w:val="af"/>
      </w:pPr>
      <w:r>
        <w:rPr>
          <w:rStyle w:val="ae"/>
        </w:rPr>
        <w:annotationRef/>
      </w:r>
      <w:r>
        <w:t>3.1.1.5 is updated</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1B5EADC" w15:done="0"/>
  <w15:commentEx w15:paraId="3AFFB724" w15:done="0"/>
  <w15:commentEx w15:paraId="4873DCC0" w15:done="0"/>
  <w15:commentEx w15:paraId="1FE88167" w15:done="0"/>
  <w15:commentEx w15:paraId="35B9031E" w15:done="0"/>
  <w15:commentEx w15:paraId="15B9604E" w15:done="0"/>
  <w15:commentEx w15:paraId="03B051FA" w15:done="0"/>
  <w15:commentEx w15:paraId="1E459BCB" w15:done="0"/>
  <w15:commentEx w15:paraId="6F768885" w15:done="0"/>
  <w15:commentEx w15:paraId="316044FD" w15:done="0"/>
  <w15:commentEx w15:paraId="55435C53" w15:done="0"/>
  <w15:commentEx w15:paraId="1439C1C2" w15:done="0"/>
  <w15:commentEx w15:paraId="763005EA" w15:done="0"/>
  <w15:commentEx w15:paraId="15B4C28C" w15:done="0"/>
  <w15:commentEx w15:paraId="121F161A" w15:done="0"/>
  <w15:commentEx w15:paraId="4D9F986B" w15:done="0"/>
  <w15:commentEx w15:paraId="7B0F29FE" w15:done="0"/>
  <w15:commentEx w15:paraId="0FCB0178" w15:done="0"/>
  <w15:commentEx w15:paraId="588D3F23" w15:done="0"/>
  <w15:commentEx w15:paraId="2A286242" w15:done="0"/>
  <w15:commentEx w15:paraId="2F6AE14C"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6B8B40A" w14:textId="77777777" w:rsidR="00F46ADC" w:rsidRDefault="00F46ADC" w:rsidP="006F0490">
      <w:pPr>
        <w:spacing w:before="0" w:after="0"/>
      </w:pPr>
      <w:r>
        <w:separator/>
      </w:r>
    </w:p>
    <w:p w14:paraId="56DFDF0A" w14:textId="77777777" w:rsidR="00F46ADC" w:rsidRDefault="00F46ADC"/>
  </w:endnote>
  <w:endnote w:type="continuationSeparator" w:id="0">
    <w:p w14:paraId="6FE2F4E4" w14:textId="77777777" w:rsidR="00F46ADC" w:rsidRDefault="00F46ADC" w:rsidP="006F0490">
      <w:pPr>
        <w:spacing w:before="0" w:after="0"/>
      </w:pPr>
      <w:r>
        <w:continuationSeparator/>
      </w:r>
    </w:p>
    <w:p w14:paraId="70D9D1CD" w14:textId="77777777" w:rsidR="00F46ADC" w:rsidRDefault="00F46AD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PMingLiU">
    <w:altName w:val="新細明體"/>
    <w:panose1 w:val="02020500000000000000"/>
    <w:charset w:val="88"/>
    <w:family w:val="roman"/>
    <w:pitch w:val="variable"/>
    <w:sig w:usb0="A00002FF" w:usb1="28CFFCFA" w:usb2="00000016" w:usb3="00000000" w:csb0="0010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ＭＳ 明朝">
    <w:altName w:val="MS Mincho"/>
    <w:panose1 w:val="02020609040205080304"/>
    <w:charset w:val="80"/>
    <w:family w:val="roma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0217AE" w14:textId="77777777" w:rsidR="00D84ECF" w:rsidRPr="00832B7F" w:rsidRDefault="00D84ECF">
    <w:pPr>
      <w:pStyle w:val="a8"/>
      <w:jc w:val="right"/>
      <w:rPr>
        <w:sz w:val="22"/>
      </w:rPr>
    </w:pPr>
    <w:r w:rsidRPr="00832B7F">
      <w:rPr>
        <w:sz w:val="22"/>
      </w:rPr>
      <w:t xml:space="preserve">Page </w:t>
    </w:r>
    <w:sdt>
      <w:sdtPr>
        <w:rPr>
          <w:sz w:val="22"/>
        </w:rPr>
        <w:id w:val="172485164"/>
        <w:docPartObj>
          <w:docPartGallery w:val="Page Numbers (Bottom of Page)"/>
          <w:docPartUnique/>
        </w:docPartObj>
      </w:sdtPr>
      <w:sdtContent>
        <w:r w:rsidRPr="00832B7F">
          <w:rPr>
            <w:sz w:val="22"/>
          </w:rPr>
          <w:fldChar w:fldCharType="begin"/>
        </w:r>
        <w:r w:rsidRPr="00832B7F">
          <w:rPr>
            <w:sz w:val="22"/>
          </w:rPr>
          <w:instrText xml:space="preserve"> PAGE   \* MERGEFORMAT </w:instrText>
        </w:r>
        <w:r w:rsidRPr="00832B7F">
          <w:rPr>
            <w:sz w:val="22"/>
          </w:rPr>
          <w:fldChar w:fldCharType="separate"/>
        </w:r>
        <w:r w:rsidR="001408D3">
          <w:rPr>
            <w:noProof/>
            <w:sz w:val="22"/>
          </w:rPr>
          <w:t>26</w:t>
        </w:r>
        <w:r w:rsidRPr="00832B7F">
          <w:rPr>
            <w:sz w:val="22"/>
          </w:rPr>
          <w:fldChar w:fldCharType="end"/>
        </w:r>
      </w:sdtContent>
    </w:sdt>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5F9F396" w14:textId="77777777" w:rsidR="00F46ADC" w:rsidRDefault="00F46ADC" w:rsidP="006F0490">
      <w:pPr>
        <w:spacing w:before="0" w:after="0"/>
      </w:pPr>
      <w:r>
        <w:separator/>
      </w:r>
    </w:p>
    <w:p w14:paraId="7102A8AA" w14:textId="77777777" w:rsidR="00F46ADC" w:rsidRDefault="00F46ADC"/>
  </w:footnote>
  <w:footnote w:type="continuationSeparator" w:id="0">
    <w:p w14:paraId="37EEE427" w14:textId="77777777" w:rsidR="00F46ADC" w:rsidRDefault="00F46ADC" w:rsidP="006F0490">
      <w:pPr>
        <w:spacing w:before="0" w:after="0"/>
      </w:pPr>
      <w:r>
        <w:continuationSeparator/>
      </w:r>
    </w:p>
    <w:p w14:paraId="62B3705A" w14:textId="77777777" w:rsidR="00F46ADC" w:rsidRDefault="00F46ADC"/>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C929C3"/>
    <w:multiLevelType w:val="hybridMultilevel"/>
    <w:tmpl w:val="A9DE15E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41D5CB1"/>
    <w:multiLevelType w:val="hybridMultilevel"/>
    <w:tmpl w:val="56F2107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5272392"/>
    <w:multiLevelType w:val="hybridMultilevel"/>
    <w:tmpl w:val="AFD8638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6915E63"/>
    <w:multiLevelType w:val="hybridMultilevel"/>
    <w:tmpl w:val="705299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8826F42"/>
    <w:multiLevelType w:val="hybridMultilevel"/>
    <w:tmpl w:val="2FC639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153363A"/>
    <w:multiLevelType w:val="hybridMultilevel"/>
    <w:tmpl w:val="F77A912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
    <w:nsid w:val="24033ACF"/>
    <w:multiLevelType w:val="hybridMultilevel"/>
    <w:tmpl w:val="1C1CC3CE"/>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5AD1387"/>
    <w:multiLevelType w:val="hybridMultilevel"/>
    <w:tmpl w:val="9AB249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7761AF4"/>
    <w:multiLevelType w:val="hybridMultilevel"/>
    <w:tmpl w:val="146CE2C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A7D3A23"/>
    <w:multiLevelType w:val="hybridMultilevel"/>
    <w:tmpl w:val="1AACB54C"/>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E215ECA"/>
    <w:multiLevelType w:val="hybridMultilevel"/>
    <w:tmpl w:val="695669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2EC499C"/>
    <w:multiLevelType w:val="hybridMultilevel"/>
    <w:tmpl w:val="475E4700"/>
    <w:lvl w:ilvl="0" w:tplc="04090001">
      <w:start w:val="1"/>
      <w:numFmt w:val="bullet"/>
      <w:lvlText w:val=""/>
      <w:lvlJc w:val="left"/>
      <w:pPr>
        <w:ind w:left="480" w:hanging="480"/>
      </w:pPr>
      <w:rPr>
        <w:rFonts w:ascii="Symbol" w:hAnsi="Symbol"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2">
    <w:nsid w:val="3D164252"/>
    <w:multiLevelType w:val="hybridMultilevel"/>
    <w:tmpl w:val="230A83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E7847D5"/>
    <w:multiLevelType w:val="hybridMultilevel"/>
    <w:tmpl w:val="0BCE1F4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2823AA3"/>
    <w:multiLevelType w:val="hybridMultilevel"/>
    <w:tmpl w:val="98F8DAAA"/>
    <w:lvl w:ilvl="0" w:tplc="04090001">
      <w:start w:val="1"/>
      <w:numFmt w:val="bullet"/>
      <w:lvlText w:val=""/>
      <w:lvlJc w:val="left"/>
      <w:pPr>
        <w:ind w:left="845" w:hanging="420"/>
      </w:pPr>
      <w:rPr>
        <w:rFonts w:ascii="Symbol" w:hAnsi="Symbol" w:hint="default"/>
      </w:rPr>
    </w:lvl>
    <w:lvl w:ilvl="1" w:tplc="04090003" w:tentative="1">
      <w:start w:val="1"/>
      <w:numFmt w:val="bullet"/>
      <w:lvlText w:val=""/>
      <w:lvlJc w:val="left"/>
      <w:pPr>
        <w:ind w:left="1265" w:hanging="420"/>
      </w:pPr>
      <w:rPr>
        <w:rFonts w:ascii="Wingdings" w:hAnsi="Wingdings" w:hint="default"/>
      </w:rPr>
    </w:lvl>
    <w:lvl w:ilvl="2" w:tplc="04090005" w:tentative="1">
      <w:start w:val="1"/>
      <w:numFmt w:val="bullet"/>
      <w:lvlText w:val=""/>
      <w:lvlJc w:val="left"/>
      <w:pPr>
        <w:ind w:left="1685" w:hanging="420"/>
      </w:pPr>
      <w:rPr>
        <w:rFonts w:ascii="Wingdings" w:hAnsi="Wingdings" w:hint="default"/>
      </w:rPr>
    </w:lvl>
    <w:lvl w:ilvl="3" w:tplc="04090001" w:tentative="1">
      <w:start w:val="1"/>
      <w:numFmt w:val="bullet"/>
      <w:lvlText w:val=""/>
      <w:lvlJc w:val="left"/>
      <w:pPr>
        <w:ind w:left="2105" w:hanging="420"/>
      </w:pPr>
      <w:rPr>
        <w:rFonts w:ascii="Wingdings" w:hAnsi="Wingdings" w:hint="default"/>
      </w:rPr>
    </w:lvl>
    <w:lvl w:ilvl="4" w:tplc="04090003" w:tentative="1">
      <w:start w:val="1"/>
      <w:numFmt w:val="bullet"/>
      <w:lvlText w:val=""/>
      <w:lvlJc w:val="left"/>
      <w:pPr>
        <w:ind w:left="2525" w:hanging="420"/>
      </w:pPr>
      <w:rPr>
        <w:rFonts w:ascii="Wingdings" w:hAnsi="Wingdings" w:hint="default"/>
      </w:rPr>
    </w:lvl>
    <w:lvl w:ilvl="5" w:tplc="04090005" w:tentative="1">
      <w:start w:val="1"/>
      <w:numFmt w:val="bullet"/>
      <w:lvlText w:val=""/>
      <w:lvlJc w:val="left"/>
      <w:pPr>
        <w:ind w:left="2945" w:hanging="420"/>
      </w:pPr>
      <w:rPr>
        <w:rFonts w:ascii="Wingdings" w:hAnsi="Wingdings" w:hint="default"/>
      </w:rPr>
    </w:lvl>
    <w:lvl w:ilvl="6" w:tplc="04090001" w:tentative="1">
      <w:start w:val="1"/>
      <w:numFmt w:val="bullet"/>
      <w:lvlText w:val=""/>
      <w:lvlJc w:val="left"/>
      <w:pPr>
        <w:ind w:left="3365" w:hanging="420"/>
      </w:pPr>
      <w:rPr>
        <w:rFonts w:ascii="Wingdings" w:hAnsi="Wingdings" w:hint="default"/>
      </w:rPr>
    </w:lvl>
    <w:lvl w:ilvl="7" w:tplc="04090003" w:tentative="1">
      <w:start w:val="1"/>
      <w:numFmt w:val="bullet"/>
      <w:lvlText w:val=""/>
      <w:lvlJc w:val="left"/>
      <w:pPr>
        <w:ind w:left="3785" w:hanging="420"/>
      </w:pPr>
      <w:rPr>
        <w:rFonts w:ascii="Wingdings" w:hAnsi="Wingdings" w:hint="default"/>
      </w:rPr>
    </w:lvl>
    <w:lvl w:ilvl="8" w:tplc="04090005" w:tentative="1">
      <w:start w:val="1"/>
      <w:numFmt w:val="bullet"/>
      <w:lvlText w:val=""/>
      <w:lvlJc w:val="left"/>
      <w:pPr>
        <w:ind w:left="4205" w:hanging="420"/>
      </w:pPr>
      <w:rPr>
        <w:rFonts w:ascii="Wingdings" w:hAnsi="Wingdings" w:hint="default"/>
      </w:rPr>
    </w:lvl>
  </w:abstractNum>
  <w:abstractNum w:abstractNumId="15">
    <w:nsid w:val="476657E8"/>
    <w:multiLevelType w:val="hybridMultilevel"/>
    <w:tmpl w:val="2A22A4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C8F5C5B"/>
    <w:multiLevelType w:val="hybridMultilevel"/>
    <w:tmpl w:val="9D2E55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CDF5352"/>
    <w:multiLevelType w:val="hybridMultilevel"/>
    <w:tmpl w:val="83720C0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EF9737D"/>
    <w:multiLevelType w:val="hybridMultilevel"/>
    <w:tmpl w:val="ABC4FE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0982E2F"/>
    <w:multiLevelType w:val="hybridMultilevel"/>
    <w:tmpl w:val="DDD270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5822EC7"/>
    <w:multiLevelType w:val="multilevel"/>
    <w:tmpl w:val="AA2851A6"/>
    <w:lvl w:ilvl="0">
      <w:start w:val="1"/>
      <w:numFmt w:val="decimal"/>
      <w:pStyle w:val="1"/>
      <w:lvlText w:val="%1"/>
      <w:lvlJc w:val="left"/>
      <w:pPr>
        <w:ind w:left="432" w:hanging="432"/>
      </w:pPr>
    </w:lvl>
    <w:lvl w:ilvl="1">
      <w:start w:val="1"/>
      <w:numFmt w:val="decimal"/>
      <w:pStyle w:val="2"/>
      <w:lvlText w:val="%1.%2"/>
      <w:lvlJc w:val="left"/>
      <w:pPr>
        <w:ind w:left="576" w:hanging="576"/>
      </w:pPr>
      <w:rPr>
        <w:sz w:val="32"/>
        <w:szCs w:val="32"/>
      </w:r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21">
    <w:nsid w:val="59083E67"/>
    <w:multiLevelType w:val="hybridMultilevel"/>
    <w:tmpl w:val="6110FB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CC81C5B"/>
    <w:multiLevelType w:val="hybridMultilevel"/>
    <w:tmpl w:val="9F26DFA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696F1EA9"/>
    <w:multiLevelType w:val="hybridMultilevel"/>
    <w:tmpl w:val="85BE3EC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73072AC6"/>
    <w:multiLevelType w:val="hybridMultilevel"/>
    <w:tmpl w:val="43F0C2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77332F8B"/>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num w:numId="1">
    <w:abstractNumId w:val="20"/>
  </w:num>
  <w:num w:numId="2">
    <w:abstractNumId w:val="25"/>
  </w:num>
  <w:num w:numId="3">
    <w:abstractNumId w:val="14"/>
  </w:num>
  <w:num w:numId="4">
    <w:abstractNumId w:val="6"/>
  </w:num>
  <w:num w:numId="5">
    <w:abstractNumId w:val="23"/>
  </w:num>
  <w:num w:numId="6">
    <w:abstractNumId w:val="10"/>
  </w:num>
  <w:num w:numId="7">
    <w:abstractNumId w:val="4"/>
  </w:num>
  <w:num w:numId="8">
    <w:abstractNumId w:val="19"/>
  </w:num>
  <w:num w:numId="9">
    <w:abstractNumId w:val="24"/>
  </w:num>
  <w:num w:numId="10">
    <w:abstractNumId w:val="21"/>
  </w:num>
  <w:num w:numId="11">
    <w:abstractNumId w:val="18"/>
  </w:num>
  <w:num w:numId="12">
    <w:abstractNumId w:val="3"/>
  </w:num>
  <w:num w:numId="13">
    <w:abstractNumId w:val="5"/>
  </w:num>
  <w:num w:numId="14">
    <w:abstractNumId w:val="11"/>
  </w:num>
  <w:num w:numId="15">
    <w:abstractNumId w:val="16"/>
  </w:num>
  <w:num w:numId="16">
    <w:abstractNumId w:val="7"/>
  </w:num>
  <w:num w:numId="17">
    <w:abstractNumId w:val="9"/>
  </w:num>
  <w:num w:numId="18">
    <w:abstractNumId w:val="22"/>
  </w:num>
  <w:num w:numId="19">
    <w:abstractNumId w:val="15"/>
  </w:num>
  <w:num w:numId="20">
    <w:abstractNumId w:val="8"/>
  </w:num>
  <w:num w:numId="21">
    <w:abstractNumId w:val="17"/>
  </w:num>
  <w:num w:numId="22">
    <w:abstractNumId w:val="1"/>
  </w:num>
  <w:num w:numId="23">
    <w:abstractNumId w:val="0"/>
  </w:num>
  <w:num w:numId="24">
    <w:abstractNumId w:val="2"/>
  </w:num>
  <w:num w:numId="25">
    <w:abstractNumId w:val="12"/>
  </w:num>
  <w:num w:numId="26">
    <w:abstractNumId w:val="13"/>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Jyun Asakura">
    <w15:presenceInfo w15:providerId="Windows Live" w15:userId="715479d923536b62"/>
  </w15:person>
  <w15:person w15:author="ATHENA HOI">
    <w15:presenceInfo w15:providerId="Windows Live" w15:userId="d40013d0286d4e9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revisionView w:markup="0"/>
  <w:trackRevisions/>
  <w:defaultTabStop w:val="720"/>
  <w:drawingGridHorizontalSpacing w:val="120"/>
  <w:displayHorizontalDrawingGridEvery w:val="2"/>
  <w:characterSpacingControl w:val="doNotCompress"/>
  <w:savePreviewPicture/>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
  <w:rsids>
    <w:rsidRoot w:val="002B6849"/>
    <w:rsid w:val="00014056"/>
    <w:rsid w:val="00014CA7"/>
    <w:rsid w:val="0002717F"/>
    <w:rsid w:val="000271D3"/>
    <w:rsid w:val="00027818"/>
    <w:rsid w:val="00027D9B"/>
    <w:rsid w:val="00040BA8"/>
    <w:rsid w:val="000410F4"/>
    <w:rsid w:val="000413D7"/>
    <w:rsid w:val="000430AA"/>
    <w:rsid w:val="0004407B"/>
    <w:rsid w:val="00044D1F"/>
    <w:rsid w:val="000536CD"/>
    <w:rsid w:val="000616DE"/>
    <w:rsid w:val="0006456F"/>
    <w:rsid w:val="00084A48"/>
    <w:rsid w:val="00086350"/>
    <w:rsid w:val="000874EA"/>
    <w:rsid w:val="00097DC1"/>
    <w:rsid w:val="000A0323"/>
    <w:rsid w:val="000A22DA"/>
    <w:rsid w:val="000A7E43"/>
    <w:rsid w:val="000B45D5"/>
    <w:rsid w:val="000C2159"/>
    <w:rsid w:val="000C3CC7"/>
    <w:rsid w:val="000C6538"/>
    <w:rsid w:val="000C772D"/>
    <w:rsid w:val="000C7850"/>
    <w:rsid w:val="000E58E9"/>
    <w:rsid w:val="000E6668"/>
    <w:rsid w:val="000E7AE4"/>
    <w:rsid w:val="000F1E28"/>
    <w:rsid w:val="001019E1"/>
    <w:rsid w:val="0010654A"/>
    <w:rsid w:val="00106E8F"/>
    <w:rsid w:val="00115060"/>
    <w:rsid w:val="00122365"/>
    <w:rsid w:val="00136AFB"/>
    <w:rsid w:val="001408D3"/>
    <w:rsid w:val="001502C3"/>
    <w:rsid w:val="00160748"/>
    <w:rsid w:val="00173113"/>
    <w:rsid w:val="00181540"/>
    <w:rsid w:val="0018383B"/>
    <w:rsid w:val="001904F2"/>
    <w:rsid w:val="00192826"/>
    <w:rsid w:val="001937C3"/>
    <w:rsid w:val="001B6FE3"/>
    <w:rsid w:val="001B7402"/>
    <w:rsid w:val="001C12A6"/>
    <w:rsid w:val="001C5851"/>
    <w:rsid w:val="001D65D5"/>
    <w:rsid w:val="001E1B2C"/>
    <w:rsid w:val="001E5733"/>
    <w:rsid w:val="001E6D02"/>
    <w:rsid w:val="001F538E"/>
    <w:rsid w:val="002025E0"/>
    <w:rsid w:val="002038B9"/>
    <w:rsid w:val="00206634"/>
    <w:rsid w:val="00220BD5"/>
    <w:rsid w:val="002212FC"/>
    <w:rsid w:val="00235D94"/>
    <w:rsid w:val="00237048"/>
    <w:rsid w:val="00244DDD"/>
    <w:rsid w:val="00247C59"/>
    <w:rsid w:val="00250136"/>
    <w:rsid w:val="0026247C"/>
    <w:rsid w:val="00266EA8"/>
    <w:rsid w:val="00271F7B"/>
    <w:rsid w:val="002772B5"/>
    <w:rsid w:val="00282E59"/>
    <w:rsid w:val="0028796A"/>
    <w:rsid w:val="002960D6"/>
    <w:rsid w:val="002A32DF"/>
    <w:rsid w:val="002A41B8"/>
    <w:rsid w:val="002A683C"/>
    <w:rsid w:val="002A6E68"/>
    <w:rsid w:val="002B2E89"/>
    <w:rsid w:val="002B6849"/>
    <w:rsid w:val="002B7D26"/>
    <w:rsid w:val="002C52A0"/>
    <w:rsid w:val="002C7AAE"/>
    <w:rsid w:val="002D02CA"/>
    <w:rsid w:val="002D4794"/>
    <w:rsid w:val="002E262C"/>
    <w:rsid w:val="00312BD9"/>
    <w:rsid w:val="003334E4"/>
    <w:rsid w:val="0035086D"/>
    <w:rsid w:val="00353624"/>
    <w:rsid w:val="003668D5"/>
    <w:rsid w:val="00391C18"/>
    <w:rsid w:val="00392FA9"/>
    <w:rsid w:val="0039586F"/>
    <w:rsid w:val="003A01D0"/>
    <w:rsid w:val="003A6C0B"/>
    <w:rsid w:val="003B0C0B"/>
    <w:rsid w:val="003B0F37"/>
    <w:rsid w:val="003C0DD1"/>
    <w:rsid w:val="003C690B"/>
    <w:rsid w:val="003D130C"/>
    <w:rsid w:val="003D7113"/>
    <w:rsid w:val="003E1C53"/>
    <w:rsid w:val="003E7E16"/>
    <w:rsid w:val="003F506D"/>
    <w:rsid w:val="003F523C"/>
    <w:rsid w:val="00403252"/>
    <w:rsid w:val="0040523A"/>
    <w:rsid w:val="00421DD2"/>
    <w:rsid w:val="004276BE"/>
    <w:rsid w:val="00431DFC"/>
    <w:rsid w:val="004344C7"/>
    <w:rsid w:val="00435435"/>
    <w:rsid w:val="0043656A"/>
    <w:rsid w:val="00440AAD"/>
    <w:rsid w:val="004413F7"/>
    <w:rsid w:val="00442543"/>
    <w:rsid w:val="00445B9D"/>
    <w:rsid w:val="00446AF5"/>
    <w:rsid w:val="00454859"/>
    <w:rsid w:val="0045779E"/>
    <w:rsid w:val="00460CAF"/>
    <w:rsid w:val="00476632"/>
    <w:rsid w:val="004847B7"/>
    <w:rsid w:val="004930FA"/>
    <w:rsid w:val="004A28D3"/>
    <w:rsid w:val="004A4AAC"/>
    <w:rsid w:val="004B3930"/>
    <w:rsid w:val="004B399F"/>
    <w:rsid w:val="004B39F5"/>
    <w:rsid w:val="004C6092"/>
    <w:rsid w:val="004D57A1"/>
    <w:rsid w:val="004D6DAC"/>
    <w:rsid w:val="004F6474"/>
    <w:rsid w:val="005005B5"/>
    <w:rsid w:val="0050147B"/>
    <w:rsid w:val="005041E1"/>
    <w:rsid w:val="00522855"/>
    <w:rsid w:val="00524373"/>
    <w:rsid w:val="00526493"/>
    <w:rsid w:val="0053795F"/>
    <w:rsid w:val="0054307D"/>
    <w:rsid w:val="00544307"/>
    <w:rsid w:val="00550D60"/>
    <w:rsid w:val="0055163E"/>
    <w:rsid w:val="005553AA"/>
    <w:rsid w:val="00575AD1"/>
    <w:rsid w:val="005841B5"/>
    <w:rsid w:val="00595F24"/>
    <w:rsid w:val="00596604"/>
    <w:rsid w:val="005A0426"/>
    <w:rsid w:val="005A0C7A"/>
    <w:rsid w:val="005A3267"/>
    <w:rsid w:val="005A4C7D"/>
    <w:rsid w:val="005A682D"/>
    <w:rsid w:val="005B51DE"/>
    <w:rsid w:val="005C02F4"/>
    <w:rsid w:val="005D2597"/>
    <w:rsid w:val="005D5DE7"/>
    <w:rsid w:val="005E3A58"/>
    <w:rsid w:val="005E7486"/>
    <w:rsid w:val="005F1767"/>
    <w:rsid w:val="005F489B"/>
    <w:rsid w:val="005F5F29"/>
    <w:rsid w:val="006050BA"/>
    <w:rsid w:val="00605553"/>
    <w:rsid w:val="00616D5D"/>
    <w:rsid w:val="00620012"/>
    <w:rsid w:val="00620170"/>
    <w:rsid w:val="00622D86"/>
    <w:rsid w:val="00625DED"/>
    <w:rsid w:val="006261A9"/>
    <w:rsid w:val="006274DE"/>
    <w:rsid w:val="006652C4"/>
    <w:rsid w:val="0068184D"/>
    <w:rsid w:val="00682425"/>
    <w:rsid w:val="0068686A"/>
    <w:rsid w:val="00692849"/>
    <w:rsid w:val="006B0D9B"/>
    <w:rsid w:val="006B151C"/>
    <w:rsid w:val="006C1257"/>
    <w:rsid w:val="006C1C01"/>
    <w:rsid w:val="006C20AD"/>
    <w:rsid w:val="006C2CCB"/>
    <w:rsid w:val="006C60A4"/>
    <w:rsid w:val="006D3E46"/>
    <w:rsid w:val="006E06BD"/>
    <w:rsid w:val="006E56DF"/>
    <w:rsid w:val="006E5852"/>
    <w:rsid w:val="006F0490"/>
    <w:rsid w:val="006F70F7"/>
    <w:rsid w:val="0070109D"/>
    <w:rsid w:val="00701CEC"/>
    <w:rsid w:val="00704245"/>
    <w:rsid w:val="007049B1"/>
    <w:rsid w:val="0071184F"/>
    <w:rsid w:val="007141EA"/>
    <w:rsid w:val="00723731"/>
    <w:rsid w:val="00727645"/>
    <w:rsid w:val="00727D3F"/>
    <w:rsid w:val="00733051"/>
    <w:rsid w:val="00746ADF"/>
    <w:rsid w:val="00751FCE"/>
    <w:rsid w:val="0075544D"/>
    <w:rsid w:val="0075665F"/>
    <w:rsid w:val="00757925"/>
    <w:rsid w:val="007616F9"/>
    <w:rsid w:val="007625BD"/>
    <w:rsid w:val="007649F6"/>
    <w:rsid w:val="00775EDB"/>
    <w:rsid w:val="00791D16"/>
    <w:rsid w:val="00797EBD"/>
    <w:rsid w:val="007C0982"/>
    <w:rsid w:val="007D3CAF"/>
    <w:rsid w:val="007E1CEA"/>
    <w:rsid w:val="007E5861"/>
    <w:rsid w:val="00802F1B"/>
    <w:rsid w:val="00825366"/>
    <w:rsid w:val="00831B19"/>
    <w:rsid w:val="00832B7F"/>
    <w:rsid w:val="00861581"/>
    <w:rsid w:val="00862664"/>
    <w:rsid w:val="00865AE7"/>
    <w:rsid w:val="0086675B"/>
    <w:rsid w:val="00873515"/>
    <w:rsid w:val="008748B8"/>
    <w:rsid w:val="008752A0"/>
    <w:rsid w:val="00877709"/>
    <w:rsid w:val="008910F1"/>
    <w:rsid w:val="0089279E"/>
    <w:rsid w:val="008A5F56"/>
    <w:rsid w:val="008B1CB7"/>
    <w:rsid w:val="008C04C8"/>
    <w:rsid w:val="008E2181"/>
    <w:rsid w:val="008E42AC"/>
    <w:rsid w:val="008F3A80"/>
    <w:rsid w:val="009429AA"/>
    <w:rsid w:val="00943B88"/>
    <w:rsid w:val="00951747"/>
    <w:rsid w:val="0099091C"/>
    <w:rsid w:val="00991BC1"/>
    <w:rsid w:val="00992642"/>
    <w:rsid w:val="009B318B"/>
    <w:rsid w:val="009B7E4A"/>
    <w:rsid w:val="009D031E"/>
    <w:rsid w:val="009D134E"/>
    <w:rsid w:val="009D1A7A"/>
    <w:rsid w:val="009D23FC"/>
    <w:rsid w:val="009D6451"/>
    <w:rsid w:val="009E232F"/>
    <w:rsid w:val="009E6148"/>
    <w:rsid w:val="009F1569"/>
    <w:rsid w:val="00A4194E"/>
    <w:rsid w:val="00A42657"/>
    <w:rsid w:val="00A468B3"/>
    <w:rsid w:val="00A5294D"/>
    <w:rsid w:val="00A65C31"/>
    <w:rsid w:val="00A73BEA"/>
    <w:rsid w:val="00A75837"/>
    <w:rsid w:val="00A768A8"/>
    <w:rsid w:val="00A80014"/>
    <w:rsid w:val="00A825ED"/>
    <w:rsid w:val="00A82C29"/>
    <w:rsid w:val="00A8695E"/>
    <w:rsid w:val="00A90FA9"/>
    <w:rsid w:val="00AA1189"/>
    <w:rsid w:val="00AA53F2"/>
    <w:rsid w:val="00AA6225"/>
    <w:rsid w:val="00AA6FFE"/>
    <w:rsid w:val="00AC30B3"/>
    <w:rsid w:val="00AC41E0"/>
    <w:rsid w:val="00AD0C32"/>
    <w:rsid w:val="00AE2092"/>
    <w:rsid w:val="00AE32D2"/>
    <w:rsid w:val="00B0232F"/>
    <w:rsid w:val="00B06CA1"/>
    <w:rsid w:val="00B06DC6"/>
    <w:rsid w:val="00B10F72"/>
    <w:rsid w:val="00B212B7"/>
    <w:rsid w:val="00B260E8"/>
    <w:rsid w:val="00B34760"/>
    <w:rsid w:val="00B356C6"/>
    <w:rsid w:val="00B42164"/>
    <w:rsid w:val="00B45816"/>
    <w:rsid w:val="00B556F3"/>
    <w:rsid w:val="00B574B4"/>
    <w:rsid w:val="00B65212"/>
    <w:rsid w:val="00B72EFC"/>
    <w:rsid w:val="00B738FD"/>
    <w:rsid w:val="00B745EA"/>
    <w:rsid w:val="00B83EF9"/>
    <w:rsid w:val="00B83F6B"/>
    <w:rsid w:val="00B85C9A"/>
    <w:rsid w:val="00B93C37"/>
    <w:rsid w:val="00B9573F"/>
    <w:rsid w:val="00BA3C64"/>
    <w:rsid w:val="00BB63C5"/>
    <w:rsid w:val="00BB67CB"/>
    <w:rsid w:val="00BD1AE2"/>
    <w:rsid w:val="00BE3AD5"/>
    <w:rsid w:val="00BF6E10"/>
    <w:rsid w:val="00C038BD"/>
    <w:rsid w:val="00C064E9"/>
    <w:rsid w:val="00C07A2A"/>
    <w:rsid w:val="00C12BE9"/>
    <w:rsid w:val="00C20EBD"/>
    <w:rsid w:val="00C273B0"/>
    <w:rsid w:val="00C40057"/>
    <w:rsid w:val="00C472A3"/>
    <w:rsid w:val="00C500EF"/>
    <w:rsid w:val="00C52E41"/>
    <w:rsid w:val="00C56F2B"/>
    <w:rsid w:val="00C70397"/>
    <w:rsid w:val="00C74EE6"/>
    <w:rsid w:val="00C75831"/>
    <w:rsid w:val="00C823DA"/>
    <w:rsid w:val="00C90AF7"/>
    <w:rsid w:val="00C91EE0"/>
    <w:rsid w:val="00C94C89"/>
    <w:rsid w:val="00CA11A2"/>
    <w:rsid w:val="00CA2807"/>
    <w:rsid w:val="00CA3822"/>
    <w:rsid w:val="00CA7414"/>
    <w:rsid w:val="00CC0A07"/>
    <w:rsid w:val="00CC4D6E"/>
    <w:rsid w:val="00CC51F3"/>
    <w:rsid w:val="00CE74E0"/>
    <w:rsid w:val="00CF499A"/>
    <w:rsid w:val="00CF516A"/>
    <w:rsid w:val="00D12066"/>
    <w:rsid w:val="00D13B92"/>
    <w:rsid w:val="00D23524"/>
    <w:rsid w:val="00D27B6D"/>
    <w:rsid w:val="00D30071"/>
    <w:rsid w:val="00D30337"/>
    <w:rsid w:val="00D35698"/>
    <w:rsid w:val="00D51B03"/>
    <w:rsid w:val="00D5226F"/>
    <w:rsid w:val="00D547F9"/>
    <w:rsid w:val="00D57CD0"/>
    <w:rsid w:val="00D71F2D"/>
    <w:rsid w:val="00D84ECF"/>
    <w:rsid w:val="00D862B7"/>
    <w:rsid w:val="00D95A4B"/>
    <w:rsid w:val="00DA6E97"/>
    <w:rsid w:val="00DB248C"/>
    <w:rsid w:val="00DB771A"/>
    <w:rsid w:val="00DC2463"/>
    <w:rsid w:val="00DC49C0"/>
    <w:rsid w:val="00DC509A"/>
    <w:rsid w:val="00DC7781"/>
    <w:rsid w:val="00DD5CA1"/>
    <w:rsid w:val="00DE0445"/>
    <w:rsid w:val="00DE5382"/>
    <w:rsid w:val="00E017D3"/>
    <w:rsid w:val="00E061CB"/>
    <w:rsid w:val="00E07D19"/>
    <w:rsid w:val="00E17BD7"/>
    <w:rsid w:val="00E21EE8"/>
    <w:rsid w:val="00E25FF3"/>
    <w:rsid w:val="00E31080"/>
    <w:rsid w:val="00E365BC"/>
    <w:rsid w:val="00E45059"/>
    <w:rsid w:val="00E46937"/>
    <w:rsid w:val="00E716ED"/>
    <w:rsid w:val="00E750C4"/>
    <w:rsid w:val="00E81043"/>
    <w:rsid w:val="00E826CD"/>
    <w:rsid w:val="00E828FB"/>
    <w:rsid w:val="00E83559"/>
    <w:rsid w:val="00E85630"/>
    <w:rsid w:val="00E86281"/>
    <w:rsid w:val="00EB3A57"/>
    <w:rsid w:val="00ED2055"/>
    <w:rsid w:val="00ED4088"/>
    <w:rsid w:val="00EE28C3"/>
    <w:rsid w:val="00EF0581"/>
    <w:rsid w:val="00F34F52"/>
    <w:rsid w:val="00F46ADC"/>
    <w:rsid w:val="00F46E54"/>
    <w:rsid w:val="00F4758A"/>
    <w:rsid w:val="00F50008"/>
    <w:rsid w:val="00F52381"/>
    <w:rsid w:val="00F60E0F"/>
    <w:rsid w:val="00F61A5E"/>
    <w:rsid w:val="00F733E5"/>
    <w:rsid w:val="00F76621"/>
    <w:rsid w:val="00F90901"/>
    <w:rsid w:val="00FA0973"/>
    <w:rsid w:val="00FB1732"/>
    <w:rsid w:val="00FC010A"/>
    <w:rsid w:val="00FC404C"/>
    <w:rsid w:val="00FC4194"/>
    <w:rsid w:val="00FC4F09"/>
    <w:rsid w:val="00FD0C7D"/>
    <w:rsid w:val="00FE5982"/>
    <w:rsid w:val="00FE7046"/>
    <w:rsid w:val="00FF24DD"/>
    <w:rsid w:val="00FF346C"/>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rules v:ext="edit">
        <o:r id="V:Rule1" type="connector" idref="#AutoShape 36"/>
        <o:r id="V:Rule2" type="connector" idref="#AutoShape 34"/>
        <o:r id="V:Rule3" type="connector" idref="#AutoShape 20"/>
        <o:r id="V:Rule4" type="connector" idref="#AutoShape 30"/>
        <o:r id="V:Rule5" type="connector" idref="#AutoShape 32"/>
        <o:r id="V:Rule6" type="connector" idref="#AutoShape 16"/>
        <o:r id="V:Rule7" type="connector" idref="#AutoShape 19"/>
        <o:r id="V:Rule8" type="connector" idref="#AutoShape 11"/>
        <o:r id="V:Rule9" type="connector" idref="#AutoShape 15"/>
        <o:r id="V:Rule10" type="connector" idref="#AutoShape 39"/>
        <o:r id="V:Rule11" type="connector" idref="#AutoShape 33"/>
        <o:r id="V:Rule12" type="connector" idref="#AutoShape 31"/>
        <o:r id="V:Rule13" type="connector" idref="#AutoShape 14"/>
        <o:r id="V:Rule14" type="connector" idref="#AutoShape 10"/>
      </o:rules>
    </o:shapelayout>
  </w:shapeDefaults>
  <w:decimalSymbol w:val="."/>
  <w:listSeparator w:val=","/>
  <w14:docId w14:val="3E2F7090"/>
  <w15:docId w15:val="{43505711-DB61-4771-8756-47724CA3C0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014056"/>
    <w:pPr>
      <w:spacing w:before="240" w:after="240" w:line="360" w:lineRule="auto"/>
    </w:pPr>
    <w:rPr>
      <w:rFonts w:ascii="Times New Roman" w:eastAsia="PMingLiU" w:hAnsi="Times New Roman" w:cs="Times New Roman"/>
      <w:sz w:val="24"/>
      <w:szCs w:val="24"/>
      <w:lang w:eastAsia="en-US"/>
    </w:rPr>
  </w:style>
  <w:style w:type="paragraph" w:styleId="1">
    <w:name w:val="heading 1"/>
    <w:basedOn w:val="a"/>
    <w:next w:val="a"/>
    <w:link w:val="1Char"/>
    <w:qFormat/>
    <w:rsid w:val="005B51DE"/>
    <w:pPr>
      <w:keepNext/>
      <w:keepLines/>
      <w:pageBreakBefore/>
      <w:numPr>
        <w:numId w:val="1"/>
      </w:numPr>
      <w:spacing w:before="480"/>
      <w:outlineLvl w:val="0"/>
    </w:pPr>
    <w:rPr>
      <w:rFonts w:eastAsiaTheme="majorEastAsia"/>
      <w:b/>
      <w:bCs/>
      <w:smallCaps/>
      <w:sz w:val="32"/>
      <w:szCs w:val="28"/>
    </w:rPr>
  </w:style>
  <w:style w:type="paragraph" w:styleId="2">
    <w:name w:val="heading 2"/>
    <w:basedOn w:val="a"/>
    <w:next w:val="a"/>
    <w:link w:val="2Char"/>
    <w:uiPriority w:val="9"/>
    <w:unhideWhenUsed/>
    <w:qFormat/>
    <w:rsid w:val="005A3267"/>
    <w:pPr>
      <w:numPr>
        <w:ilvl w:val="1"/>
        <w:numId w:val="1"/>
      </w:numPr>
      <w:spacing w:before="480" w:after="80"/>
      <w:outlineLvl w:val="1"/>
    </w:pPr>
    <w:rPr>
      <w:smallCaps/>
      <w:spacing w:val="5"/>
      <w:sz w:val="28"/>
      <w:szCs w:val="28"/>
    </w:rPr>
  </w:style>
  <w:style w:type="paragraph" w:styleId="3">
    <w:name w:val="heading 3"/>
    <w:basedOn w:val="a"/>
    <w:next w:val="a"/>
    <w:link w:val="3Char"/>
    <w:uiPriority w:val="9"/>
    <w:unhideWhenUsed/>
    <w:qFormat/>
    <w:rsid w:val="002B6849"/>
    <w:pPr>
      <w:numPr>
        <w:ilvl w:val="2"/>
        <w:numId w:val="1"/>
      </w:numPr>
      <w:outlineLvl w:val="2"/>
    </w:pPr>
    <w:rPr>
      <w:smallCaps/>
      <w:spacing w:val="5"/>
    </w:rPr>
  </w:style>
  <w:style w:type="paragraph" w:styleId="4">
    <w:name w:val="heading 4"/>
    <w:basedOn w:val="a"/>
    <w:next w:val="a"/>
    <w:link w:val="4Char"/>
    <w:uiPriority w:val="9"/>
    <w:unhideWhenUsed/>
    <w:qFormat/>
    <w:rsid w:val="002038B9"/>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5">
    <w:name w:val="heading 5"/>
    <w:basedOn w:val="a"/>
    <w:next w:val="a"/>
    <w:link w:val="5Char"/>
    <w:uiPriority w:val="9"/>
    <w:semiHidden/>
    <w:unhideWhenUsed/>
    <w:qFormat/>
    <w:rsid w:val="002038B9"/>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6">
    <w:name w:val="heading 6"/>
    <w:basedOn w:val="a"/>
    <w:next w:val="a"/>
    <w:link w:val="6Char"/>
    <w:uiPriority w:val="9"/>
    <w:semiHidden/>
    <w:unhideWhenUsed/>
    <w:qFormat/>
    <w:rsid w:val="002038B9"/>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7">
    <w:name w:val="heading 7"/>
    <w:basedOn w:val="a"/>
    <w:next w:val="a"/>
    <w:link w:val="7Char"/>
    <w:uiPriority w:val="9"/>
    <w:semiHidden/>
    <w:unhideWhenUsed/>
    <w:qFormat/>
    <w:rsid w:val="002038B9"/>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8">
    <w:name w:val="heading 8"/>
    <w:basedOn w:val="a"/>
    <w:next w:val="a"/>
    <w:link w:val="8Char"/>
    <w:uiPriority w:val="9"/>
    <w:semiHidden/>
    <w:unhideWhenUsed/>
    <w:qFormat/>
    <w:rsid w:val="002038B9"/>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9">
    <w:name w:val="heading 9"/>
    <w:basedOn w:val="a"/>
    <w:next w:val="a"/>
    <w:link w:val="9Char"/>
    <w:uiPriority w:val="9"/>
    <w:semiHidden/>
    <w:unhideWhenUsed/>
    <w:qFormat/>
    <w:rsid w:val="002038B9"/>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rsid w:val="005B51DE"/>
    <w:rPr>
      <w:rFonts w:ascii="Times New Roman" w:eastAsiaTheme="majorEastAsia" w:hAnsi="Times New Roman" w:cs="Times New Roman"/>
      <w:b/>
      <w:bCs/>
      <w:smallCaps/>
      <w:sz w:val="32"/>
      <w:szCs w:val="28"/>
      <w:lang w:eastAsia="en-US"/>
    </w:rPr>
  </w:style>
  <w:style w:type="character" w:customStyle="1" w:styleId="2Char">
    <w:name w:val="标题 2 Char"/>
    <w:basedOn w:val="a0"/>
    <w:link w:val="2"/>
    <w:uiPriority w:val="9"/>
    <w:rsid w:val="005A3267"/>
    <w:rPr>
      <w:rFonts w:ascii="Times New Roman" w:eastAsia="PMingLiU" w:hAnsi="Times New Roman" w:cs="Times New Roman"/>
      <w:smallCaps/>
      <w:spacing w:val="5"/>
      <w:sz w:val="28"/>
      <w:szCs w:val="28"/>
      <w:lang w:eastAsia="en-US"/>
    </w:rPr>
  </w:style>
  <w:style w:type="character" w:customStyle="1" w:styleId="3Char">
    <w:name w:val="标题 3 Char"/>
    <w:basedOn w:val="a0"/>
    <w:link w:val="3"/>
    <w:uiPriority w:val="9"/>
    <w:rsid w:val="002B6849"/>
    <w:rPr>
      <w:rFonts w:ascii="Times New Roman" w:eastAsia="PMingLiU" w:hAnsi="Times New Roman" w:cs="Times New Roman"/>
      <w:smallCaps/>
      <w:spacing w:val="5"/>
      <w:sz w:val="24"/>
      <w:szCs w:val="24"/>
      <w:lang w:eastAsia="en-US"/>
    </w:rPr>
  </w:style>
  <w:style w:type="paragraph" w:styleId="a3">
    <w:name w:val="Balloon Text"/>
    <w:basedOn w:val="a"/>
    <w:link w:val="Char"/>
    <w:uiPriority w:val="99"/>
    <w:semiHidden/>
    <w:unhideWhenUsed/>
    <w:rsid w:val="002B6849"/>
    <w:rPr>
      <w:rFonts w:ascii="Tahoma" w:hAnsi="Tahoma" w:cs="Tahoma"/>
      <w:sz w:val="16"/>
      <w:szCs w:val="16"/>
    </w:rPr>
  </w:style>
  <w:style w:type="character" w:customStyle="1" w:styleId="Char">
    <w:name w:val="批注框文本 Char"/>
    <w:basedOn w:val="a0"/>
    <w:link w:val="a3"/>
    <w:uiPriority w:val="99"/>
    <w:semiHidden/>
    <w:rsid w:val="002B6849"/>
    <w:rPr>
      <w:rFonts w:ascii="Tahoma" w:eastAsia="PMingLiU" w:hAnsi="Tahoma" w:cs="Tahoma"/>
      <w:sz w:val="16"/>
      <w:szCs w:val="16"/>
      <w:lang w:eastAsia="en-US"/>
    </w:rPr>
  </w:style>
  <w:style w:type="paragraph" w:styleId="TOC">
    <w:name w:val="TOC Heading"/>
    <w:basedOn w:val="1"/>
    <w:next w:val="a"/>
    <w:uiPriority w:val="39"/>
    <w:semiHidden/>
    <w:unhideWhenUsed/>
    <w:qFormat/>
    <w:rsid w:val="00F76621"/>
    <w:pPr>
      <w:spacing w:line="276" w:lineRule="auto"/>
      <w:outlineLvl w:val="9"/>
    </w:pPr>
  </w:style>
  <w:style w:type="paragraph" w:styleId="10">
    <w:name w:val="toc 1"/>
    <w:basedOn w:val="a"/>
    <w:next w:val="a"/>
    <w:autoRedefine/>
    <w:uiPriority w:val="39"/>
    <w:unhideWhenUsed/>
    <w:rsid w:val="00014056"/>
    <w:pPr>
      <w:tabs>
        <w:tab w:val="left" w:pos="480"/>
        <w:tab w:val="right" w:leader="dot" w:pos="9017"/>
      </w:tabs>
      <w:spacing w:after="100" w:line="288" w:lineRule="auto"/>
    </w:pPr>
    <w:rPr>
      <w:noProof/>
    </w:rPr>
  </w:style>
  <w:style w:type="paragraph" w:styleId="20">
    <w:name w:val="toc 2"/>
    <w:basedOn w:val="a"/>
    <w:next w:val="a"/>
    <w:autoRedefine/>
    <w:uiPriority w:val="39"/>
    <w:unhideWhenUsed/>
    <w:rsid w:val="00014056"/>
    <w:pPr>
      <w:tabs>
        <w:tab w:val="left" w:pos="1100"/>
        <w:tab w:val="right" w:leader="dot" w:pos="9014"/>
      </w:tabs>
      <w:spacing w:after="100" w:line="288" w:lineRule="auto"/>
      <w:ind w:left="475"/>
    </w:pPr>
  </w:style>
  <w:style w:type="character" w:styleId="a4">
    <w:name w:val="Hyperlink"/>
    <w:basedOn w:val="a0"/>
    <w:uiPriority w:val="99"/>
    <w:unhideWhenUsed/>
    <w:rsid w:val="00F76621"/>
    <w:rPr>
      <w:color w:val="0000FF" w:themeColor="hyperlink"/>
      <w:u w:val="single"/>
    </w:rPr>
  </w:style>
  <w:style w:type="character" w:customStyle="1" w:styleId="4Char">
    <w:name w:val="标题 4 Char"/>
    <w:basedOn w:val="a0"/>
    <w:link w:val="4"/>
    <w:uiPriority w:val="9"/>
    <w:rsid w:val="002038B9"/>
    <w:rPr>
      <w:rFonts w:asciiTheme="majorHAnsi" w:eastAsiaTheme="majorEastAsia" w:hAnsiTheme="majorHAnsi" w:cstheme="majorBidi"/>
      <w:b/>
      <w:bCs/>
      <w:i/>
      <w:iCs/>
      <w:color w:val="4F81BD" w:themeColor="accent1"/>
      <w:sz w:val="24"/>
      <w:szCs w:val="24"/>
      <w:lang w:eastAsia="en-US"/>
    </w:rPr>
  </w:style>
  <w:style w:type="character" w:customStyle="1" w:styleId="5Char">
    <w:name w:val="标题 5 Char"/>
    <w:basedOn w:val="a0"/>
    <w:link w:val="5"/>
    <w:uiPriority w:val="9"/>
    <w:semiHidden/>
    <w:rsid w:val="002038B9"/>
    <w:rPr>
      <w:rFonts w:asciiTheme="majorHAnsi" w:eastAsiaTheme="majorEastAsia" w:hAnsiTheme="majorHAnsi" w:cstheme="majorBidi"/>
      <w:color w:val="243F60" w:themeColor="accent1" w:themeShade="7F"/>
      <w:sz w:val="24"/>
      <w:szCs w:val="24"/>
      <w:lang w:eastAsia="en-US"/>
    </w:rPr>
  </w:style>
  <w:style w:type="character" w:customStyle="1" w:styleId="6Char">
    <w:name w:val="标题 6 Char"/>
    <w:basedOn w:val="a0"/>
    <w:link w:val="6"/>
    <w:uiPriority w:val="9"/>
    <w:semiHidden/>
    <w:rsid w:val="002038B9"/>
    <w:rPr>
      <w:rFonts w:asciiTheme="majorHAnsi" w:eastAsiaTheme="majorEastAsia" w:hAnsiTheme="majorHAnsi" w:cstheme="majorBidi"/>
      <w:i/>
      <w:iCs/>
      <w:color w:val="243F60" w:themeColor="accent1" w:themeShade="7F"/>
      <w:sz w:val="24"/>
      <w:szCs w:val="24"/>
      <w:lang w:eastAsia="en-US"/>
    </w:rPr>
  </w:style>
  <w:style w:type="character" w:customStyle="1" w:styleId="7Char">
    <w:name w:val="标题 7 Char"/>
    <w:basedOn w:val="a0"/>
    <w:link w:val="7"/>
    <w:uiPriority w:val="9"/>
    <w:semiHidden/>
    <w:rsid w:val="002038B9"/>
    <w:rPr>
      <w:rFonts w:asciiTheme="majorHAnsi" w:eastAsiaTheme="majorEastAsia" w:hAnsiTheme="majorHAnsi" w:cstheme="majorBidi"/>
      <w:i/>
      <w:iCs/>
      <w:color w:val="404040" w:themeColor="text1" w:themeTint="BF"/>
      <w:sz w:val="24"/>
      <w:szCs w:val="24"/>
      <w:lang w:eastAsia="en-US"/>
    </w:rPr>
  </w:style>
  <w:style w:type="character" w:customStyle="1" w:styleId="8Char">
    <w:name w:val="标题 8 Char"/>
    <w:basedOn w:val="a0"/>
    <w:link w:val="8"/>
    <w:uiPriority w:val="9"/>
    <w:semiHidden/>
    <w:rsid w:val="002038B9"/>
    <w:rPr>
      <w:rFonts w:asciiTheme="majorHAnsi" w:eastAsiaTheme="majorEastAsia" w:hAnsiTheme="majorHAnsi" w:cstheme="majorBidi"/>
      <w:color w:val="404040" w:themeColor="text1" w:themeTint="BF"/>
      <w:sz w:val="20"/>
      <w:szCs w:val="20"/>
      <w:lang w:eastAsia="en-US"/>
    </w:rPr>
  </w:style>
  <w:style w:type="character" w:customStyle="1" w:styleId="9Char">
    <w:name w:val="标题 9 Char"/>
    <w:basedOn w:val="a0"/>
    <w:link w:val="9"/>
    <w:uiPriority w:val="9"/>
    <w:semiHidden/>
    <w:rsid w:val="002038B9"/>
    <w:rPr>
      <w:rFonts w:asciiTheme="majorHAnsi" w:eastAsiaTheme="majorEastAsia" w:hAnsiTheme="majorHAnsi" w:cstheme="majorBidi"/>
      <w:i/>
      <w:iCs/>
      <w:color w:val="404040" w:themeColor="text1" w:themeTint="BF"/>
      <w:sz w:val="20"/>
      <w:szCs w:val="20"/>
      <w:lang w:eastAsia="en-US"/>
    </w:rPr>
  </w:style>
  <w:style w:type="paragraph" w:styleId="30">
    <w:name w:val="toc 3"/>
    <w:basedOn w:val="a"/>
    <w:next w:val="a"/>
    <w:autoRedefine/>
    <w:uiPriority w:val="39"/>
    <w:unhideWhenUsed/>
    <w:rsid w:val="002038B9"/>
    <w:pPr>
      <w:spacing w:after="100"/>
      <w:ind w:left="480"/>
    </w:pPr>
  </w:style>
  <w:style w:type="paragraph" w:styleId="a5">
    <w:name w:val="Normal (Web)"/>
    <w:basedOn w:val="a"/>
    <w:uiPriority w:val="99"/>
    <w:semiHidden/>
    <w:unhideWhenUsed/>
    <w:rsid w:val="00CA2807"/>
    <w:pPr>
      <w:spacing w:before="100" w:beforeAutospacing="1" w:after="100" w:afterAutospacing="1"/>
    </w:pPr>
    <w:rPr>
      <w:rFonts w:eastAsia="Times New Roman"/>
      <w:lang w:eastAsia="zh-CN"/>
    </w:rPr>
  </w:style>
  <w:style w:type="character" w:customStyle="1" w:styleId="apple-converted-space">
    <w:name w:val="apple-converted-space"/>
    <w:basedOn w:val="a0"/>
    <w:rsid w:val="00CA2807"/>
  </w:style>
  <w:style w:type="paragraph" w:styleId="a6">
    <w:name w:val="No Spacing"/>
    <w:uiPriority w:val="1"/>
    <w:qFormat/>
    <w:rsid w:val="00192826"/>
    <w:pPr>
      <w:spacing w:after="0" w:line="240" w:lineRule="auto"/>
    </w:pPr>
    <w:rPr>
      <w:rFonts w:ascii="Times New Roman" w:eastAsia="PMingLiU" w:hAnsi="Times New Roman" w:cs="Times New Roman"/>
      <w:sz w:val="24"/>
      <w:szCs w:val="24"/>
      <w:lang w:eastAsia="en-US"/>
    </w:rPr>
  </w:style>
  <w:style w:type="paragraph" w:styleId="a7">
    <w:name w:val="header"/>
    <w:basedOn w:val="a"/>
    <w:link w:val="Char0"/>
    <w:uiPriority w:val="99"/>
    <w:unhideWhenUsed/>
    <w:rsid w:val="006F0490"/>
    <w:pPr>
      <w:tabs>
        <w:tab w:val="center" w:pos="4680"/>
        <w:tab w:val="right" w:pos="9360"/>
      </w:tabs>
      <w:spacing w:before="0" w:after="0"/>
    </w:pPr>
  </w:style>
  <w:style w:type="character" w:customStyle="1" w:styleId="Char0">
    <w:name w:val="页眉 Char"/>
    <w:basedOn w:val="a0"/>
    <w:link w:val="a7"/>
    <w:uiPriority w:val="99"/>
    <w:rsid w:val="006F0490"/>
    <w:rPr>
      <w:rFonts w:ascii="Times New Roman" w:eastAsia="PMingLiU" w:hAnsi="Times New Roman" w:cs="Times New Roman"/>
      <w:sz w:val="24"/>
      <w:szCs w:val="24"/>
      <w:lang w:eastAsia="en-US"/>
    </w:rPr>
  </w:style>
  <w:style w:type="paragraph" w:styleId="a8">
    <w:name w:val="footer"/>
    <w:basedOn w:val="a"/>
    <w:link w:val="Char1"/>
    <w:uiPriority w:val="99"/>
    <w:unhideWhenUsed/>
    <w:rsid w:val="006F0490"/>
    <w:pPr>
      <w:tabs>
        <w:tab w:val="center" w:pos="4680"/>
        <w:tab w:val="right" w:pos="9360"/>
      </w:tabs>
      <w:spacing w:before="0" w:after="0"/>
    </w:pPr>
  </w:style>
  <w:style w:type="character" w:customStyle="1" w:styleId="Char1">
    <w:name w:val="页脚 Char"/>
    <w:basedOn w:val="a0"/>
    <w:link w:val="a8"/>
    <w:uiPriority w:val="99"/>
    <w:rsid w:val="006F0490"/>
    <w:rPr>
      <w:rFonts w:ascii="Times New Roman" w:eastAsia="PMingLiU" w:hAnsi="Times New Roman" w:cs="Times New Roman"/>
      <w:sz w:val="24"/>
      <w:szCs w:val="24"/>
      <w:lang w:eastAsia="en-US"/>
    </w:rPr>
  </w:style>
  <w:style w:type="character" w:styleId="a9">
    <w:name w:val="page number"/>
    <w:basedOn w:val="a0"/>
    <w:rsid w:val="00FF24DD"/>
  </w:style>
  <w:style w:type="paragraph" w:styleId="aa">
    <w:name w:val="List Paragraph"/>
    <w:basedOn w:val="a"/>
    <w:uiPriority w:val="34"/>
    <w:qFormat/>
    <w:rsid w:val="00682425"/>
    <w:pPr>
      <w:spacing w:before="0" w:after="0"/>
      <w:ind w:left="720"/>
      <w:contextualSpacing/>
    </w:pPr>
  </w:style>
  <w:style w:type="paragraph" w:styleId="ab">
    <w:name w:val="endnote text"/>
    <w:basedOn w:val="a"/>
    <w:link w:val="Char2"/>
    <w:uiPriority w:val="99"/>
    <w:semiHidden/>
    <w:unhideWhenUsed/>
    <w:rsid w:val="00AC30B3"/>
    <w:pPr>
      <w:spacing w:before="0" w:after="0" w:line="240" w:lineRule="auto"/>
    </w:pPr>
    <w:rPr>
      <w:sz w:val="20"/>
      <w:szCs w:val="20"/>
    </w:rPr>
  </w:style>
  <w:style w:type="character" w:customStyle="1" w:styleId="Char2">
    <w:name w:val="尾注文本 Char"/>
    <w:basedOn w:val="a0"/>
    <w:link w:val="ab"/>
    <w:uiPriority w:val="99"/>
    <w:semiHidden/>
    <w:rsid w:val="00AC30B3"/>
    <w:rPr>
      <w:rFonts w:ascii="Times New Roman" w:eastAsia="PMingLiU" w:hAnsi="Times New Roman" w:cs="Times New Roman"/>
      <w:sz w:val="20"/>
      <w:szCs w:val="20"/>
      <w:lang w:eastAsia="en-US"/>
    </w:rPr>
  </w:style>
  <w:style w:type="character" w:styleId="ac">
    <w:name w:val="endnote reference"/>
    <w:basedOn w:val="a0"/>
    <w:uiPriority w:val="99"/>
    <w:semiHidden/>
    <w:unhideWhenUsed/>
    <w:rsid w:val="00AC30B3"/>
    <w:rPr>
      <w:vertAlign w:val="superscript"/>
    </w:rPr>
  </w:style>
  <w:style w:type="table" w:styleId="ad">
    <w:name w:val="Table Grid"/>
    <w:basedOn w:val="a1"/>
    <w:uiPriority w:val="39"/>
    <w:rsid w:val="00B06CA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e">
    <w:name w:val="annotation reference"/>
    <w:basedOn w:val="a0"/>
    <w:uiPriority w:val="99"/>
    <w:semiHidden/>
    <w:unhideWhenUsed/>
    <w:rsid w:val="00431DFC"/>
    <w:rPr>
      <w:sz w:val="16"/>
      <w:szCs w:val="16"/>
    </w:rPr>
  </w:style>
  <w:style w:type="paragraph" w:styleId="af">
    <w:name w:val="annotation text"/>
    <w:basedOn w:val="a"/>
    <w:link w:val="Char3"/>
    <w:uiPriority w:val="99"/>
    <w:semiHidden/>
    <w:unhideWhenUsed/>
    <w:rsid w:val="00431DFC"/>
    <w:pPr>
      <w:spacing w:line="240" w:lineRule="auto"/>
    </w:pPr>
    <w:rPr>
      <w:sz w:val="20"/>
      <w:szCs w:val="20"/>
    </w:rPr>
  </w:style>
  <w:style w:type="character" w:customStyle="1" w:styleId="Char3">
    <w:name w:val="批注文字 Char"/>
    <w:basedOn w:val="a0"/>
    <w:link w:val="af"/>
    <w:uiPriority w:val="99"/>
    <w:semiHidden/>
    <w:rsid w:val="00431DFC"/>
    <w:rPr>
      <w:rFonts w:ascii="Times New Roman" w:eastAsia="PMingLiU" w:hAnsi="Times New Roman" w:cs="Times New Roman"/>
      <w:sz w:val="20"/>
      <w:szCs w:val="20"/>
      <w:lang w:eastAsia="en-US"/>
    </w:rPr>
  </w:style>
  <w:style w:type="paragraph" w:styleId="af0">
    <w:name w:val="annotation subject"/>
    <w:basedOn w:val="af"/>
    <w:next w:val="af"/>
    <w:link w:val="Char4"/>
    <w:uiPriority w:val="99"/>
    <w:semiHidden/>
    <w:unhideWhenUsed/>
    <w:rsid w:val="00431DFC"/>
    <w:rPr>
      <w:b/>
      <w:bCs/>
    </w:rPr>
  </w:style>
  <w:style w:type="character" w:customStyle="1" w:styleId="Char4">
    <w:name w:val="批注主题 Char"/>
    <w:basedOn w:val="Char3"/>
    <w:link w:val="af0"/>
    <w:uiPriority w:val="99"/>
    <w:semiHidden/>
    <w:rsid w:val="00431DFC"/>
    <w:rPr>
      <w:rFonts w:ascii="Times New Roman" w:eastAsia="PMingLiU" w:hAnsi="Times New Roman" w:cs="Times New Roman"/>
      <w:b/>
      <w:bCs/>
      <w:sz w:val="20"/>
      <w:szCs w:val="20"/>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18692010">
      <w:bodyDiv w:val="1"/>
      <w:marLeft w:val="0"/>
      <w:marRight w:val="0"/>
      <w:marTop w:val="0"/>
      <w:marBottom w:val="0"/>
      <w:divBdr>
        <w:top w:val="none" w:sz="0" w:space="0" w:color="auto"/>
        <w:left w:val="none" w:sz="0" w:space="0" w:color="auto"/>
        <w:bottom w:val="none" w:sz="0" w:space="0" w:color="auto"/>
        <w:right w:val="none" w:sz="0" w:space="0" w:color="auto"/>
      </w:divBdr>
    </w:div>
    <w:div w:id="9825374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hyperlink" Target="http://talkincloud.com/sugarcrm-wins-ibms-crm-business-ibm-unveils-new-bi-tools"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www.sugarcrm.com/" TargetMode="External"/><Relationship Id="rId2" Type="http://schemas.openxmlformats.org/officeDocument/2006/relationships/numbering" Target="numbering.xml"/><Relationship Id="rId16" Type="http://schemas.openxmlformats.org/officeDocument/2006/relationships/hyperlink" Target="http://www.ltgame.com/about.aspx" TargetMode="External"/><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glossaryDocument" Target="glossary/document.xml"/><Relationship Id="rId10" Type="http://schemas.microsoft.com/office/2011/relationships/commentsExtended" Target="commentsExtended.xml"/><Relationship Id="rId19" Type="http://schemas.openxmlformats.org/officeDocument/2006/relationships/image" Target="media/image7.tiff"/><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5.png"/><Relationship Id="rId22" Type="http://schemas.microsoft.com/office/2011/relationships/people" Target="peop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CD6E80D604154B3984EEDEB3BC146D6C"/>
        <w:category>
          <w:name w:val="General"/>
          <w:gallery w:val="placeholder"/>
        </w:category>
        <w:types>
          <w:type w:val="bbPlcHdr"/>
        </w:types>
        <w:behaviors>
          <w:behavior w:val="content"/>
        </w:behaviors>
        <w:guid w:val="{9980A685-D761-4A44-B61B-6245A1542822}"/>
      </w:docPartPr>
      <w:docPartBody>
        <w:p w:rsidR="00D8297D" w:rsidRDefault="003A5D38" w:rsidP="003A5D38">
          <w:pPr>
            <w:pStyle w:val="CD6E80D604154B3984EEDEB3BC146D6C"/>
          </w:pPr>
          <w:r w:rsidRPr="002C579C">
            <w:rPr>
              <w:rStyle w:val="a3"/>
            </w:rPr>
            <w:t>Click here to enter text.</w:t>
          </w:r>
        </w:p>
      </w:docPartBody>
    </w:docPart>
    <w:docPart>
      <w:docPartPr>
        <w:name w:val="AA2E922A83AE4DDCAC483CFAB64F9DAF"/>
        <w:category>
          <w:name w:val="General"/>
          <w:gallery w:val="placeholder"/>
        </w:category>
        <w:types>
          <w:type w:val="bbPlcHdr"/>
        </w:types>
        <w:behaviors>
          <w:behavior w:val="content"/>
        </w:behaviors>
        <w:guid w:val="{46AA580C-B548-4416-8BD8-912AE9BD8E4D}"/>
      </w:docPartPr>
      <w:docPartBody>
        <w:p w:rsidR="00D8297D" w:rsidRDefault="003A5D38" w:rsidP="003A5D38">
          <w:pPr>
            <w:pStyle w:val="AA2E922A83AE4DDCAC483CFAB64F9DAF"/>
          </w:pPr>
          <w:r w:rsidRPr="002C579C">
            <w:rPr>
              <w:rStyle w:val="a3"/>
            </w:rPr>
            <w:t>Click here to enter text.</w:t>
          </w:r>
        </w:p>
      </w:docPartBody>
    </w:docPart>
    <w:docPart>
      <w:docPartPr>
        <w:name w:val="E69D73DD461E4A6AAD2DF5C8F718732A"/>
        <w:category>
          <w:name w:val="General"/>
          <w:gallery w:val="placeholder"/>
        </w:category>
        <w:types>
          <w:type w:val="bbPlcHdr"/>
        </w:types>
        <w:behaviors>
          <w:behavior w:val="content"/>
        </w:behaviors>
        <w:guid w:val="{662CB6E0-84A4-4E23-B2A8-93D6B6A3482F}"/>
      </w:docPartPr>
      <w:docPartBody>
        <w:p w:rsidR="00D8297D" w:rsidRDefault="003A5D38" w:rsidP="003A5D38">
          <w:pPr>
            <w:pStyle w:val="E69D73DD461E4A6AAD2DF5C8F718732A"/>
          </w:pPr>
          <w:r w:rsidRPr="002C579C">
            <w:rPr>
              <w:rStyle w:val="a3"/>
            </w:rPr>
            <w:t>Click here to enter text.</w:t>
          </w:r>
        </w:p>
      </w:docPartBody>
    </w:docPart>
    <w:docPart>
      <w:docPartPr>
        <w:name w:val="19FC3BC5E14A4ECA93D765F8AB04FAE1"/>
        <w:category>
          <w:name w:val="General"/>
          <w:gallery w:val="placeholder"/>
        </w:category>
        <w:types>
          <w:type w:val="bbPlcHdr"/>
        </w:types>
        <w:behaviors>
          <w:behavior w:val="content"/>
        </w:behaviors>
        <w:guid w:val="{86A3D003-261C-4A05-86E9-2BA7D4FC191E}"/>
      </w:docPartPr>
      <w:docPartBody>
        <w:p w:rsidR="00D8297D" w:rsidRDefault="003A5D38" w:rsidP="003A5D38">
          <w:pPr>
            <w:pStyle w:val="19FC3BC5E14A4ECA93D765F8AB04FAE1"/>
          </w:pPr>
          <w:r w:rsidRPr="002C579C">
            <w:rPr>
              <w:rStyle w:val="a3"/>
            </w:rPr>
            <w:t>Click here to enter text.</w:t>
          </w:r>
        </w:p>
      </w:docPartBody>
    </w:docPart>
    <w:docPart>
      <w:docPartPr>
        <w:name w:val="E3B40CFE94D54684A4A749BB4F28A65C"/>
        <w:category>
          <w:name w:val="General"/>
          <w:gallery w:val="placeholder"/>
        </w:category>
        <w:types>
          <w:type w:val="bbPlcHdr"/>
        </w:types>
        <w:behaviors>
          <w:behavior w:val="content"/>
        </w:behaviors>
        <w:guid w:val="{0013337A-77A1-476F-B23E-BADB350B0EE9}"/>
      </w:docPartPr>
      <w:docPartBody>
        <w:p w:rsidR="00D8297D" w:rsidRDefault="003A5D38" w:rsidP="003A5D38">
          <w:pPr>
            <w:pStyle w:val="E3B40CFE94D54684A4A749BB4F28A65C"/>
          </w:pPr>
          <w:r w:rsidRPr="002C579C">
            <w:rPr>
              <w:rStyle w:val="a3"/>
            </w:rPr>
            <w:t>Click here to enter text.</w:t>
          </w:r>
        </w:p>
      </w:docPartBody>
    </w:docPart>
    <w:docPart>
      <w:docPartPr>
        <w:name w:val="60FB754734D44F5098928A68F6549BDE"/>
        <w:category>
          <w:name w:val="General"/>
          <w:gallery w:val="placeholder"/>
        </w:category>
        <w:types>
          <w:type w:val="bbPlcHdr"/>
        </w:types>
        <w:behaviors>
          <w:behavior w:val="content"/>
        </w:behaviors>
        <w:guid w:val="{4DBF376F-7309-4C74-997B-1EEF0EE526D5}"/>
      </w:docPartPr>
      <w:docPartBody>
        <w:p w:rsidR="00D8297D" w:rsidRDefault="003A5D38" w:rsidP="003A5D38">
          <w:pPr>
            <w:pStyle w:val="60FB754734D44F5098928A68F6549BDE"/>
          </w:pPr>
          <w:r w:rsidRPr="002C579C">
            <w:rPr>
              <w:rStyle w:val="a3"/>
            </w:rPr>
            <w:t>Click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PMingLiU">
    <w:altName w:val="新細明體"/>
    <w:panose1 w:val="02020500000000000000"/>
    <w:charset w:val="88"/>
    <w:family w:val="roman"/>
    <w:pitch w:val="variable"/>
    <w:sig w:usb0="A00002FF" w:usb1="28CFFCFA" w:usb2="00000016" w:usb3="00000000" w:csb0="0010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ＭＳ 明朝">
    <w:altName w:val="MS Mincho"/>
    <w:panose1 w:val="02020609040205080304"/>
    <w:charset w:val="80"/>
    <w:family w:val="roman"/>
    <w:pitch w:val="fixed"/>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bordersDoNotSurroundHeader/>
  <w:bordersDoNotSurroundFooter/>
  <w:revisionView w:insDel="0" w:formatting="0" w:inkAnnotations="0"/>
  <w:defaultTabStop w:val="720"/>
  <w:characterSpacingControl w:val="doNotCompress"/>
  <w:compat>
    <w:useFELayout/>
    <w:compatSetting w:name="compatibilityMode" w:uri="http://schemas.microsoft.com/office/word" w:val="12"/>
  </w:compat>
  <w:rsids>
    <w:rsidRoot w:val="003A5D38"/>
    <w:rsid w:val="00150100"/>
    <w:rsid w:val="001A68DB"/>
    <w:rsid w:val="001F3518"/>
    <w:rsid w:val="002B2CC3"/>
    <w:rsid w:val="002B7EE7"/>
    <w:rsid w:val="002C728D"/>
    <w:rsid w:val="003032AF"/>
    <w:rsid w:val="003A5D38"/>
    <w:rsid w:val="003C25A3"/>
    <w:rsid w:val="004148DE"/>
    <w:rsid w:val="005903AB"/>
    <w:rsid w:val="005975A8"/>
    <w:rsid w:val="005A4A62"/>
    <w:rsid w:val="005C5B1E"/>
    <w:rsid w:val="00616BC8"/>
    <w:rsid w:val="0064052E"/>
    <w:rsid w:val="00716DD0"/>
    <w:rsid w:val="00753358"/>
    <w:rsid w:val="007761C4"/>
    <w:rsid w:val="007B6175"/>
    <w:rsid w:val="00907CD7"/>
    <w:rsid w:val="00936828"/>
    <w:rsid w:val="00994952"/>
    <w:rsid w:val="009E317C"/>
    <w:rsid w:val="009F280C"/>
    <w:rsid w:val="00A54C66"/>
    <w:rsid w:val="00AD1E07"/>
    <w:rsid w:val="00B152B7"/>
    <w:rsid w:val="00B337E2"/>
    <w:rsid w:val="00B41755"/>
    <w:rsid w:val="00B92352"/>
    <w:rsid w:val="00BE2FE5"/>
    <w:rsid w:val="00CA5E83"/>
    <w:rsid w:val="00D162CA"/>
    <w:rsid w:val="00D8297D"/>
    <w:rsid w:val="00E31F4E"/>
    <w:rsid w:val="00E62D96"/>
    <w:rsid w:val="00EA14D8"/>
    <w:rsid w:val="00EA3F26"/>
    <w:rsid w:val="00F3348D"/>
    <w:rsid w:val="00F45A06"/>
    <w:rsid w:val="00F827EA"/>
    <w:rsid w:val="00F9300F"/>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8297D"/>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3A5D38"/>
    <w:rPr>
      <w:color w:val="808080"/>
    </w:rPr>
  </w:style>
  <w:style w:type="paragraph" w:customStyle="1" w:styleId="CD6E80D604154B3984EEDEB3BC146D6C">
    <w:name w:val="CD6E80D604154B3984EEDEB3BC146D6C"/>
    <w:rsid w:val="003A5D38"/>
  </w:style>
  <w:style w:type="paragraph" w:customStyle="1" w:styleId="AA2E922A83AE4DDCAC483CFAB64F9DAF">
    <w:name w:val="AA2E922A83AE4DDCAC483CFAB64F9DAF"/>
    <w:rsid w:val="003A5D38"/>
  </w:style>
  <w:style w:type="paragraph" w:customStyle="1" w:styleId="E69D73DD461E4A6AAD2DF5C8F718732A">
    <w:name w:val="E69D73DD461E4A6AAD2DF5C8F718732A"/>
    <w:rsid w:val="003A5D38"/>
  </w:style>
  <w:style w:type="paragraph" w:customStyle="1" w:styleId="19FC3BC5E14A4ECA93D765F8AB04FAE1">
    <w:name w:val="19FC3BC5E14A4ECA93D765F8AB04FAE1"/>
    <w:rsid w:val="003A5D38"/>
  </w:style>
  <w:style w:type="paragraph" w:customStyle="1" w:styleId="07166D43E95442EA99400D23DC838388">
    <w:name w:val="07166D43E95442EA99400D23DC838388"/>
    <w:rsid w:val="003A5D38"/>
  </w:style>
  <w:style w:type="paragraph" w:customStyle="1" w:styleId="93698A61B32443DFAA58664763DBC30E">
    <w:name w:val="93698A61B32443DFAA58664763DBC30E"/>
    <w:rsid w:val="003A5D38"/>
  </w:style>
  <w:style w:type="paragraph" w:customStyle="1" w:styleId="E3B40CFE94D54684A4A749BB4F28A65C">
    <w:name w:val="E3B40CFE94D54684A4A749BB4F28A65C"/>
    <w:rsid w:val="003A5D38"/>
  </w:style>
  <w:style w:type="paragraph" w:customStyle="1" w:styleId="60FB754734D44F5098928A68F6549BDE">
    <w:name w:val="60FB754734D44F5098928A68F6549BDE"/>
    <w:rsid w:val="003A5D38"/>
  </w:style>
  <w:style w:type="paragraph" w:customStyle="1" w:styleId="356B55393A6F4229B31537BEA537CA7B">
    <w:name w:val="356B55393A6F4229B31537BEA537CA7B"/>
    <w:rsid w:val="00EA14D8"/>
    <w:pPr>
      <w:widowControl w:val="0"/>
      <w:spacing w:after="0" w:line="240" w:lineRule="auto"/>
      <w:jc w:val="both"/>
    </w:pPr>
    <w:rPr>
      <w:kern w:val="2"/>
      <w:sz w:val="21"/>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2B05212A-3C79-45E3-AA71-39795C6D3D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801</TotalTime>
  <Pages>28</Pages>
  <Words>4264</Words>
  <Characters>24309</Characters>
  <Application>Microsoft Office Word</Application>
  <DocSecurity>0</DocSecurity>
  <Lines>202</Lines>
  <Paragraphs>57</Paragraphs>
  <ScaleCrop>false</ScaleCrop>
  <HeadingPairs>
    <vt:vector size="4" baseType="variant">
      <vt:variant>
        <vt:lpstr>Title</vt:lpstr>
      </vt:variant>
      <vt:variant>
        <vt:i4>1</vt:i4>
      </vt:variant>
      <vt:variant>
        <vt:lpstr>标题</vt:lpstr>
      </vt:variant>
      <vt:variant>
        <vt:i4>28</vt:i4>
      </vt:variant>
    </vt:vector>
  </HeadingPairs>
  <TitlesOfParts>
    <vt:vector size="29" baseType="lpstr">
      <vt:lpstr/>
      <vt:lpstr>Introduction</vt:lpstr>
      <vt:lpstr>    Overview</vt:lpstr>
      <vt:lpstr>    Objectives</vt:lpstr>
      <vt:lpstr>Background</vt:lpstr>
      <vt:lpstr>Methodology</vt:lpstr>
      <vt:lpstr>    Requirement Elicitation</vt:lpstr>
      <vt:lpstr>        Observation</vt:lpstr>
      <vt:lpstr>        Scenario for SugarCRM</vt:lpstr>
      <vt:lpstr>        Finding Problem</vt:lpstr>
      <vt:lpstr>    Requirement Specification</vt:lpstr>
      <vt:lpstr>        Functional requirements</vt:lpstr>
      <vt:lpstr>        Non-functional requirements</vt:lpstr>
      <vt:lpstr>        Domain requirements</vt:lpstr>
      <vt:lpstr>System Implementation</vt:lpstr>
      <vt:lpstr>    Platforms</vt:lpstr>
      <vt:lpstr>    4.2	Architecture</vt:lpstr>
      <vt:lpstr>    Data Modelling</vt:lpstr>
      <vt:lpstr>        Identifying entity type</vt:lpstr>
      <vt:lpstr>    Enhancement to existing system</vt:lpstr>
      <vt:lpstr>    Key problems and their solutions</vt:lpstr>
      <vt:lpstr>Results and discussion</vt:lpstr>
      <vt:lpstr>    Project Outcome    </vt:lpstr>
      <vt:lpstr>    System evaluation </vt:lpstr>
      <vt:lpstr>        Test Case  </vt:lpstr>
      <vt:lpstr>Appendix</vt:lpstr>
      <vt:lpstr>    Project plan</vt:lpstr>
      <vt:lpstr>Refernces</vt:lpstr>
      <vt:lpstr>    Peer Assessment Form</vt:lpstr>
    </vt:vector>
  </TitlesOfParts>
  <Company>ccc</Company>
  <LinksUpToDate>false</LinksUpToDate>
  <CharactersWithSpaces>28516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Philip</dc:creator>
  <cp:lastModifiedBy>Jyun Asakura</cp:lastModifiedBy>
  <cp:revision>41</cp:revision>
  <dcterms:created xsi:type="dcterms:W3CDTF">2014-10-12T16:53:00Z</dcterms:created>
  <dcterms:modified xsi:type="dcterms:W3CDTF">2014-11-05T17:06:00Z</dcterms:modified>
</cp:coreProperties>
</file>