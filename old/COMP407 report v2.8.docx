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C6694" w14:textId="77777777" w:rsidR="002B6849" w:rsidRPr="00C52E41" w:rsidRDefault="00DC49C0" w:rsidP="00DC49C0">
      <w:pPr>
        <w:pBdr>
          <w:bottom w:val="single" w:sz="48" w:space="1" w:color="008000"/>
        </w:pBdr>
        <w:spacing w:before="0" w:after="0"/>
        <w:jc w:val="center"/>
      </w:pPr>
      <w:bookmarkStart w:id="0" w:name="_Toc358584278"/>
      <w:bookmarkStart w:id="1" w:name="_Toc358630293"/>
      <w:bookmarkStart w:id="2" w:name="_Toc358890388"/>
      <w:r w:rsidRPr="00C52E41">
        <w:rPr>
          <w:noProof/>
          <w:lang w:eastAsia="zh-CN"/>
        </w:rPr>
        <w:drawing>
          <wp:inline distT="0" distB="0" distL="0" distR="0" wp14:anchorId="32415334" wp14:editId="0F21C5E3">
            <wp:extent cx="2656936" cy="800049"/>
            <wp:effectExtent l="19050" t="0" r="0" b="0"/>
            <wp:docPr id="1"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8003" cy="800370"/>
                    </a:xfrm>
                    <a:prstGeom prst="rect">
                      <a:avLst/>
                    </a:prstGeom>
                    <a:noFill/>
                    <a:ln>
                      <a:noFill/>
                    </a:ln>
                  </pic:spPr>
                </pic:pic>
              </a:graphicData>
            </a:graphic>
          </wp:inline>
        </w:drawing>
      </w:r>
    </w:p>
    <w:p w14:paraId="47D81A7A" w14:textId="77777777" w:rsidR="00DC49C0" w:rsidRPr="00C52E41" w:rsidRDefault="00DC49C0" w:rsidP="00DC49C0">
      <w:pPr>
        <w:pBdr>
          <w:bottom w:val="single" w:sz="48" w:space="1" w:color="008000"/>
        </w:pBdr>
        <w:spacing w:before="0" w:after="0"/>
        <w:jc w:val="center"/>
      </w:pPr>
    </w:p>
    <w:p w14:paraId="487C8493" w14:textId="77777777" w:rsidR="00E46937" w:rsidRPr="00C52E41" w:rsidRDefault="00E46937" w:rsidP="00E46937">
      <w:pPr>
        <w:pStyle w:val="a6"/>
        <w:rPr>
          <w:sz w:val="36"/>
        </w:rPr>
      </w:pPr>
    </w:p>
    <w:p w14:paraId="6BF6D577" w14:textId="77777777" w:rsidR="002B6849" w:rsidRPr="00C52E41" w:rsidRDefault="002B6849" w:rsidP="00E46937">
      <w:pPr>
        <w:pStyle w:val="a6"/>
        <w:jc w:val="center"/>
        <w:rPr>
          <w:b/>
          <w:sz w:val="36"/>
        </w:rPr>
      </w:pPr>
      <w:r w:rsidRPr="00C52E41">
        <w:rPr>
          <w:b/>
          <w:sz w:val="36"/>
        </w:rPr>
        <w:t>School of Public Administration</w:t>
      </w:r>
      <w:r w:rsidR="00192826" w:rsidRPr="00C52E41">
        <w:rPr>
          <w:b/>
          <w:sz w:val="36"/>
        </w:rPr>
        <w:br/>
      </w:r>
      <w:r w:rsidRPr="00C52E41">
        <w:rPr>
          <w:b/>
          <w:sz w:val="36"/>
        </w:rPr>
        <w:t>Bachelor of Science in Computing</w:t>
      </w:r>
    </w:p>
    <w:p w14:paraId="77681CCE" w14:textId="77777777" w:rsidR="000410F4" w:rsidRPr="00C52E41" w:rsidRDefault="000410F4" w:rsidP="00E46937">
      <w:pPr>
        <w:pStyle w:val="a6"/>
        <w:rPr>
          <w:sz w:val="36"/>
        </w:rPr>
      </w:pPr>
    </w:p>
    <w:p w14:paraId="7025FE4C" w14:textId="77777777" w:rsidR="00E46937" w:rsidRPr="00C52E41" w:rsidRDefault="00E46937" w:rsidP="00E46937">
      <w:pPr>
        <w:pStyle w:val="a6"/>
        <w:rPr>
          <w:sz w:val="36"/>
        </w:rPr>
      </w:pPr>
    </w:p>
    <w:p w14:paraId="7C99A65D" w14:textId="77777777" w:rsidR="002B6849" w:rsidRPr="00C52E41" w:rsidRDefault="00AC30B3" w:rsidP="00E46937">
      <w:pPr>
        <w:pStyle w:val="a6"/>
        <w:jc w:val="center"/>
        <w:rPr>
          <w:sz w:val="28"/>
        </w:rPr>
      </w:pPr>
      <w:r w:rsidRPr="00C52E41">
        <w:rPr>
          <w:b/>
          <w:sz w:val="40"/>
        </w:rPr>
        <w:t xml:space="preserve">COMP407 </w:t>
      </w:r>
      <w:r w:rsidR="00FC010A" w:rsidRPr="00C52E41">
        <w:rPr>
          <w:rFonts w:hint="eastAsia"/>
          <w:b/>
          <w:sz w:val="40"/>
          <w:lang w:eastAsia="zh-HK"/>
        </w:rPr>
        <w:t xml:space="preserve">Selected Topics II </w:t>
      </w:r>
      <w:r w:rsidR="00FC010A" w:rsidRPr="00C52E41">
        <w:rPr>
          <w:b/>
          <w:sz w:val="40"/>
          <w:lang w:eastAsia="zh-HK"/>
        </w:rPr>
        <w:t>–</w:t>
      </w:r>
      <w:r w:rsidR="00FC010A" w:rsidRPr="00C52E41">
        <w:rPr>
          <w:rFonts w:hint="eastAsia"/>
          <w:b/>
          <w:sz w:val="40"/>
          <w:lang w:eastAsia="zh-HK"/>
        </w:rPr>
        <w:t xml:space="preserve"> IT Solutions for Business</w:t>
      </w:r>
      <w:r w:rsidR="002B6849" w:rsidRPr="00C52E41">
        <w:rPr>
          <w:b/>
          <w:sz w:val="40"/>
        </w:rPr>
        <w:br/>
        <w:t>Final Report</w:t>
      </w:r>
      <w:r w:rsidR="00E46937" w:rsidRPr="00C52E41">
        <w:rPr>
          <w:b/>
          <w:sz w:val="36"/>
        </w:rPr>
        <w:br/>
      </w:r>
      <w:r w:rsidR="00E46937" w:rsidRPr="00C52E41">
        <w:rPr>
          <w:b/>
        </w:rPr>
        <w:br/>
      </w:r>
      <w:r w:rsidRPr="00C52E41">
        <w:rPr>
          <w:sz w:val="28"/>
        </w:rPr>
        <w:t>2014</w:t>
      </w:r>
      <w:r w:rsidR="00460CAF" w:rsidRPr="00C52E41">
        <w:rPr>
          <w:sz w:val="28"/>
        </w:rPr>
        <w:t>/</w:t>
      </w:r>
      <w:r w:rsidRPr="00C52E41">
        <w:rPr>
          <w:sz w:val="28"/>
        </w:rPr>
        <w:t>15 1</w:t>
      </w:r>
      <w:r w:rsidRPr="00C52E41">
        <w:rPr>
          <w:rFonts w:hint="eastAsia"/>
          <w:sz w:val="28"/>
          <w:vertAlign w:val="superscript"/>
          <w:lang w:eastAsia="zh-TW"/>
        </w:rPr>
        <w:t>s</w:t>
      </w:r>
      <w:r w:rsidRPr="00C52E41">
        <w:rPr>
          <w:sz w:val="28"/>
          <w:vertAlign w:val="superscript"/>
          <w:lang w:eastAsia="zh-TW"/>
        </w:rPr>
        <w:t>t</w:t>
      </w:r>
      <w:r w:rsidR="00E46937" w:rsidRPr="00C52E41">
        <w:rPr>
          <w:sz w:val="28"/>
        </w:rPr>
        <w:t xml:space="preserve"> semester</w:t>
      </w:r>
    </w:p>
    <w:p w14:paraId="2D902842" w14:textId="77777777" w:rsidR="00E46937" w:rsidRPr="00C52E41" w:rsidRDefault="00E46937" w:rsidP="00E46937">
      <w:pPr>
        <w:pStyle w:val="a6"/>
        <w:jc w:val="center"/>
        <w:rPr>
          <w:sz w:val="28"/>
        </w:rPr>
      </w:pPr>
    </w:p>
    <w:p w14:paraId="0E654A2A" w14:textId="77777777" w:rsidR="00E46937" w:rsidRPr="00C52E41" w:rsidRDefault="00E46937" w:rsidP="00E46937">
      <w:pPr>
        <w:pStyle w:val="a6"/>
        <w:jc w:val="center"/>
        <w:rPr>
          <w:sz w:val="28"/>
        </w:rPr>
      </w:pPr>
    </w:p>
    <w:p w14:paraId="5EDAED18" w14:textId="77777777" w:rsidR="00E46937" w:rsidRPr="00C52E41" w:rsidRDefault="00E46937" w:rsidP="00E46937">
      <w:pPr>
        <w:pStyle w:val="a6"/>
        <w:jc w:val="center"/>
        <w:rPr>
          <w:b/>
        </w:rPr>
      </w:pPr>
    </w:p>
    <w:tbl>
      <w:tblPr>
        <w:tblW w:w="0" w:type="auto"/>
        <w:jc w:val="center"/>
        <w:tblLook w:val="00A0" w:firstRow="1" w:lastRow="0" w:firstColumn="1" w:lastColumn="0" w:noHBand="0" w:noVBand="0"/>
      </w:tblPr>
      <w:tblGrid>
        <w:gridCol w:w="2448"/>
        <w:gridCol w:w="6068"/>
      </w:tblGrid>
      <w:tr w:rsidR="002B6849" w:rsidRPr="00C52E41" w14:paraId="53400C71"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0FC6A8A2" w14:textId="77777777" w:rsidR="002B6849" w:rsidRPr="00C52E41" w:rsidRDefault="007616F9" w:rsidP="00E46937">
            <w:pPr>
              <w:pStyle w:val="a6"/>
              <w:jc w:val="center"/>
              <w:rPr>
                <w:sz w:val="28"/>
                <w:szCs w:val="30"/>
                <w:lang w:val="en-GB"/>
              </w:rPr>
            </w:pPr>
            <w:r w:rsidRPr="00C52E41">
              <w:rPr>
                <w:sz w:val="28"/>
                <w:szCs w:val="30"/>
                <w:lang w:val="en-GB"/>
              </w:rPr>
              <w:t>SugarCRM Improvement System</w:t>
            </w:r>
          </w:p>
        </w:tc>
      </w:tr>
      <w:tr w:rsidR="002B6849" w:rsidRPr="00C52E41" w14:paraId="5922AB46" w14:textId="77777777" w:rsidTr="00D35698">
        <w:trPr>
          <w:jc w:val="center"/>
        </w:trPr>
        <w:tc>
          <w:tcPr>
            <w:tcW w:w="2448" w:type="dxa"/>
            <w:tcBorders>
              <w:top w:val="single" w:sz="4" w:space="0" w:color="BFBFBF"/>
              <w:left w:val="nil"/>
              <w:bottom w:val="nil"/>
              <w:right w:val="nil"/>
            </w:tcBorders>
            <w:vAlign w:val="center"/>
          </w:tcPr>
          <w:p w14:paraId="5B2A30BA" w14:textId="77777777" w:rsidR="002B6849" w:rsidRPr="00C52E41" w:rsidRDefault="002B6849" w:rsidP="00E46937">
            <w:pPr>
              <w:pStyle w:val="a6"/>
              <w:rPr>
                <w:lang w:val="en-GB"/>
              </w:rPr>
            </w:pPr>
          </w:p>
          <w:p w14:paraId="7C9C3C10" w14:textId="77777777" w:rsidR="00E46937" w:rsidRPr="00C52E41" w:rsidRDefault="00E46937" w:rsidP="00E46937">
            <w:pPr>
              <w:pStyle w:val="a6"/>
              <w:rPr>
                <w:lang w:val="en-GB"/>
              </w:rPr>
            </w:pPr>
          </w:p>
          <w:p w14:paraId="10B9329E" w14:textId="77777777" w:rsidR="00A825ED" w:rsidRPr="00C52E41" w:rsidRDefault="00A825ED" w:rsidP="00E46937">
            <w:pPr>
              <w:pStyle w:val="a6"/>
              <w:rPr>
                <w:lang w:val="en-GB"/>
              </w:rPr>
            </w:pPr>
          </w:p>
          <w:p w14:paraId="2BD7942B" w14:textId="77777777" w:rsidR="00A825ED" w:rsidRPr="00C52E41" w:rsidRDefault="00A825ED" w:rsidP="00E46937">
            <w:pPr>
              <w:pStyle w:val="a6"/>
              <w:rPr>
                <w:lang w:val="en-GB"/>
              </w:rPr>
            </w:pPr>
          </w:p>
          <w:p w14:paraId="085BF504" w14:textId="77777777" w:rsidR="00A825ED" w:rsidRPr="00C52E41" w:rsidRDefault="00A825ED" w:rsidP="00E46937">
            <w:pPr>
              <w:pStyle w:val="a6"/>
              <w:rPr>
                <w:lang w:val="en-GB"/>
              </w:rPr>
            </w:pPr>
          </w:p>
          <w:p w14:paraId="4AD34131" w14:textId="77777777" w:rsidR="00A825ED" w:rsidRPr="00C52E41" w:rsidRDefault="00A825ED" w:rsidP="00E46937">
            <w:pPr>
              <w:pStyle w:val="a6"/>
              <w:rPr>
                <w:lang w:val="en-GB"/>
              </w:rPr>
            </w:pPr>
          </w:p>
          <w:p w14:paraId="2578CB1F" w14:textId="77777777" w:rsidR="00A825ED" w:rsidRPr="00C52E41" w:rsidRDefault="00A825ED" w:rsidP="00E46937">
            <w:pPr>
              <w:pStyle w:val="a6"/>
              <w:rPr>
                <w:lang w:val="en-GB"/>
              </w:rPr>
            </w:pPr>
          </w:p>
          <w:p w14:paraId="26152155" w14:textId="77777777" w:rsidR="00A825ED" w:rsidRPr="00C52E41" w:rsidRDefault="00A825ED" w:rsidP="00E46937">
            <w:pPr>
              <w:pStyle w:val="a6"/>
              <w:rPr>
                <w:lang w:val="en-GB"/>
              </w:rPr>
            </w:pPr>
          </w:p>
        </w:tc>
        <w:tc>
          <w:tcPr>
            <w:tcW w:w="6068" w:type="dxa"/>
            <w:tcBorders>
              <w:top w:val="single" w:sz="4" w:space="0" w:color="BFBFBF"/>
              <w:left w:val="nil"/>
              <w:bottom w:val="nil"/>
              <w:right w:val="nil"/>
            </w:tcBorders>
            <w:vAlign w:val="center"/>
          </w:tcPr>
          <w:p w14:paraId="13AC6EC8" w14:textId="77777777" w:rsidR="002B6849" w:rsidRPr="00C52E41" w:rsidRDefault="002B6849" w:rsidP="00E46937">
            <w:pPr>
              <w:pStyle w:val="a6"/>
              <w:rPr>
                <w:lang w:val="en-GB"/>
              </w:rPr>
            </w:pPr>
          </w:p>
        </w:tc>
      </w:tr>
      <w:tr w:rsidR="002B6849" w:rsidRPr="00C52E41" w14:paraId="6EE92F00" w14:textId="77777777" w:rsidTr="00D35698">
        <w:trPr>
          <w:trHeight w:val="378"/>
          <w:jc w:val="center"/>
        </w:trPr>
        <w:tc>
          <w:tcPr>
            <w:tcW w:w="2448" w:type="dxa"/>
            <w:vAlign w:val="center"/>
            <w:hideMark/>
          </w:tcPr>
          <w:p w14:paraId="2211743F" w14:textId="77777777" w:rsidR="002B6849" w:rsidRPr="00C52E41" w:rsidRDefault="002B6849" w:rsidP="00E46937">
            <w:pPr>
              <w:pStyle w:val="a6"/>
            </w:pPr>
            <w:r w:rsidRPr="00C52E41">
              <w:t>Team number:</w:t>
            </w:r>
          </w:p>
        </w:tc>
        <w:tc>
          <w:tcPr>
            <w:tcW w:w="6068" w:type="dxa"/>
            <w:vAlign w:val="center"/>
          </w:tcPr>
          <w:p w14:paraId="12A56A3C" w14:textId="77777777" w:rsidR="002B6849" w:rsidRPr="00C52E41" w:rsidRDefault="00E14956" w:rsidP="00E46937">
            <w:pPr>
              <w:pStyle w:val="a6"/>
            </w:pPr>
            <w:sdt>
              <w:sdtPr>
                <w:alias w:val="Your team number"/>
                <w:tag w:val="something"/>
                <w:id w:val="172484864"/>
                <w:placeholder>
                  <w:docPart w:val="CD6E80D604154B3984EEDEB3BC146D6C"/>
                </w:placeholder>
                <w:text/>
              </w:sdtPr>
              <w:sdtContent>
                <w:r w:rsidR="007616F9" w:rsidRPr="00C52E41">
                  <w:t>3</w:t>
                </w:r>
              </w:sdtContent>
            </w:sdt>
          </w:p>
        </w:tc>
      </w:tr>
      <w:tr w:rsidR="002B6849" w:rsidRPr="00C52E41" w14:paraId="108EE1B6" w14:textId="77777777" w:rsidTr="00D35698">
        <w:trPr>
          <w:trHeight w:val="360"/>
          <w:jc w:val="center"/>
        </w:trPr>
        <w:tc>
          <w:tcPr>
            <w:tcW w:w="2448" w:type="dxa"/>
            <w:hideMark/>
          </w:tcPr>
          <w:p w14:paraId="02BCFD7A" w14:textId="77777777" w:rsidR="002B6849" w:rsidRPr="00C52E41" w:rsidRDefault="002B6849" w:rsidP="00E46937">
            <w:pPr>
              <w:pStyle w:val="a6"/>
              <w:rPr>
                <w:lang w:val="en-GB"/>
              </w:rPr>
            </w:pPr>
            <w:r w:rsidRPr="00C52E41">
              <w:t>Team members:</w:t>
            </w:r>
          </w:p>
        </w:tc>
        <w:tc>
          <w:tcPr>
            <w:tcW w:w="6068" w:type="dxa"/>
            <w:vAlign w:val="center"/>
          </w:tcPr>
          <w:p w14:paraId="2754E925" w14:textId="77777777" w:rsidR="002B6849" w:rsidRPr="00C52E41" w:rsidRDefault="00E14956" w:rsidP="00E46937">
            <w:pPr>
              <w:pStyle w:val="a6"/>
              <w:rPr>
                <w:i/>
                <w:lang w:val="en-GB"/>
              </w:rPr>
            </w:pPr>
            <w:sdt>
              <w:sdtPr>
                <w:alias w:val="Member 1"/>
                <w:id w:val="172484873"/>
                <w:placeholder>
                  <w:docPart w:val="AA2E922A83AE4DDCAC483CFAB64F9DAF"/>
                </w:placeholder>
                <w:text/>
              </w:sdtPr>
              <w:sdtContent>
                <w:r w:rsidR="00AC30B3" w:rsidRPr="00C52E41">
                  <w:t>Athena HOI Ka W</w:t>
                </w:r>
                <w:r w:rsidR="00AC30B3" w:rsidRPr="00C52E41">
                  <w:rPr>
                    <w:rFonts w:hint="eastAsia"/>
                    <w:lang w:eastAsia="zh-TW"/>
                  </w:rPr>
                  <w:t>ai (P1104463)</w:t>
                </w:r>
              </w:sdtContent>
            </w:sdt>
          </w:p>
          <w:p w14:paraId="7F80F047" w14:textId="25F94BC4" w:rsidR="002B6849" w:rsidRPr="00C52E41" w:rsidRDefault="00E14956" w:rsidP="00AC30B3">
            <w:pPr>
              <w:pStyle w:val="a6"/>
              <w:rPr>
                <w:i/>
                <w:lang w:val="en-GB"/>
              </w:rPr>
            </w:pPr>
            <w:sdt>
              <w:sdtPr>
                <w:alias w:val="Member 2"/>
                <w:id w:val="172484885"/>
                <w:placeholder>
                  <w:docPart w:val="E69D73DD461E4A6AAD2DF5C8F718732A"/>
                </w:placeholder>
                <w:text/>
              </w:sdtPr>
              <w:sdtContent>
                <w:r w:rsidR="00AC30B3" w:rsidRPr="00C52E41">
                  <w:t>Sandy CHEN Wan Ping (P1107936</w:t>
                </w:r>
                <w:r w:rsidR="002B6849" w:rsidRPr="00C52E41">
                  <w:t>)</w:t>
                </w:r>
              </w:sdtContent>
            </w:sdt>
            <w:r w:rsidR="002B6849" w:rsidRPr="00C52E41">
              <w:rPr>
                <w:i/>
                <w:lang w:val="en-GB"/>
              </w:rPr>
              <w:br/>
            </w:r>
            <w:sdt>
              <w:sdtPr>
                <w:alias w:val="Member 3"/>
                <w:id w:val="172484886"/>
                <w:placeholder>
                  <w:docPart w:val="19FC3BC5E14A4ECA93D765F8AB04FAE1"/>
                </w:placeholder>
                <w:text/>
              </w:sdtPr>
              <w:sdtContent>
                <w:del w:id="3" w:author="Jyun Asakura" w:date="2014-11-06T02:07:00Z">
                  <w:r w:rsidR="00267D66" w:rsidRPr="00C52E41" w:rsidDel="00267D66">
                    <w:delText>KeyLIANG Yi Juan (P1107923)</w:delText>
                  </w:r>
                </w:del>
                <w:ins w:id="4" w:author="Jyun Asakura" w:date="2014-11-06T02:07:00Z">
                  <w:r w:rsidR="00267D66" w:rsidRPr="00C52E41">
                    <w:t>Key</w:t>
                  </w:r>
                  <w:r w:rsidR="00267D66">
                    <w:t xml:space="preserve"> </w:t>
                  </w:r>
                  <w:r w:rsidR="00267D66" w:rsidRPr="00C52E41">
                    <w:t>LIANG Yi Juan (P1107923)</w:t>
                  </w:r>
                </w:ins>
              </w:sdtContent>
            </w:sdt>
          </w:p>
        </w:tc>
      </w:tr>
      <w:tr w:rsidR="00DC49C0" w:rsidRPr="00C52E41" w14:paraId="25DDC078" w14:textId="77777777" w:rsidTr="00D35698">
        <w:trPr>
          <w:trHeight w:val="360"/>
          <w:jc w:val="center"/>
        </w:trPr>
        <w:tc>
          <w:tcPr>
            <w:tcW w:w="2448" w:type="dxa"/>
            <w:vAlign w:val="center"/>
            <w:hideMark/>
          </w:tcPr>
          <w:p w14:paraId="5475B7CA" w14:textId="77777777" w:rsidR="00DC49C0" w:rsidRPr="00C52E41" w:rsidRDefault="00DC49C0" w:rsidP="00E46937">
            <w:pPr>
              <w:pStyle w:val="a6"/>
            </w:pPr>
          </w:p>
        </w:tc>
        <w:tc>
          <w:tcPr>
            <w:tcW w:w="6068" w:type="dxa"/>
            <w:vAlign w:val="center"/>
          </w:tcPr>
          <w:p w14:paraId="4318B4D2" w14:textId="77777777" w:rsidR="00DC49C0" w:rsidRPr="00C52E41" w:rsidRDefault="00DC49C0" w:rsidP="00E46937">
            <w:pPr>
              <w:pStyle w:val="a6"/>
            </w:pPr>
          </w:p>
        </w:tc>
      </w:tr>
      <w:tr w:rsidR="002B6849" w:rsidRPr="00C52E41" w14:paraId="3A21CE3A" w14:textId="77777777" w:rsidTr="00D35698">
        <w:trPr>
          <w:trHeight w:val="360"/>
          <w:jc w:val="center"/>
        </w:trPr>
        <w:tc>
          <w:tcPr>
            <w:tcW w:w="2448" w:type="dxa"/>
            <w:vAlign w:val="center"/>
            <w:hideMark/>
          </w:tcPr>
          <w:p w14:paraId="472D8FD0" w14:textId="77777777" w:rsidR="002B6849" w:rsidRPr="00C52E41" w:rsidRDefault="002B6849" w:rsidP="00E46937">
            <w:pPr>
              <w:pStyle w:val="a6"/>
              <w:rPr>
                <w:lang w:val="en-GB"/>
              </w:rPr>
            </w:pPr>
            <w:r w:rsidRPr="00C52E41">
              <w:t>Supervisor:</w:t>
            </w:r>
          </w:p>
        </w:tc>
        <w:tc>
          <w:tcPr>
            <w:tcW w:w="6068" w:type="dxa"/>
            <w:vAlign w:val="center"/>
          </w:tcPr>
          <w:p w14:paraId="39F2FEB2" w14:textId="77777777" w:rsidR="002B6849" w:rsidRPr="00C52E41" w:rsidRDefault="00E14956" w:rsidP="00E46937">
            <w:pPr>
              <w:pStyle w:val="a6"/>
              <w:rPr>
                <w:i/>
                <w:lang w:val="en-GB"/>
              </w:rPr>
            </w:pPr>
            <w:sdt>
              <w:sdtPr>
                <w:alias w:val="Your supervisor"/>
                <w:tag w:val="Your supervisor"/>
                <w:id w:val="172484901"/>
                <w:placeholder>
                  <w:docPart w:val="E3B40CFE94D54684A4A749BB4F28A65C"/>
                </w:placeholder>
                <w:text/>
              </w:sdtPr>
              <w:sdtContent>
                <w:r w:rsidR="00AC30B3" w:rsidRPr="00C52E41">
                  <w:t>Dr. Benjiman Ng</w:t>
                </w:r>
              </w:sdtContent>
            </w:sdt>
          </w:p>
        </w:tc>
      </w:tr>
      <w:tr w:rsidR="002B6849" w:rsidRPr="00C52E41" w14:paraId="46C936C9" w14:textId="77777777" w:rsidTr="00D35698">
        <w:trPr>
          <w:trHeight w:val="360"/>
          <w:jc w:val="center"/>
        </w:trPr>
        <w:tc>
          <w:tcPr>
            <w:tcW w:w="2448" w:type="dxa"/>
            <w:vAlign w:val="center"/>
            <w:hideMark/>
          </w:tcPr>
          <w:p w14:paraId="3DF15F90" w14:textId="77777777" w:rsidR="002B6849" w:rsidRPr="00C52E41" w:rsidRDefault="002B6849" w:rsidP="00E46937">
            <w:pPr>
              <w:pStyle w:val="a6"/>
              <w:rPr>
                <w:lang w:val="en-GB"/>
              </w:rPr>
            </w:pPr>
            <w:r w:rsidRPr="00C52E41">
              <w:t>Assessor:</w:t>
            </w:r>
          </w:p>
        </w:tc>
        <w:tc>
          <w:tcPr>
            <w:tcW w:w="6068" w:type="dxa"/>
            <w:vAlign w:val="center"/>
          </w:tcPr>
          <w:p w14:paraId="6FEBDEA4" w14:textId="77777777" w:rsidR="002B6849" w:rsidRPr="00C52E41" w:rsidRDefault="00E14956" w:rsidP="00E46937">
            <w:pPr>
              <w:pStyle w:val="a6"/>
              <w:rPr>
                <w:i/>
                <w:lang w:val="en-GB" w:eastAsia="zh-MO"/>
              </w:rPr>
            </w:pPr>
            <w:sdt>
              <w:sdtPr>
                <w:alias w:val="Your assesor"/>
                <w:id w:val="172484903"/>
                <w:placeholder>
                  <w:docPart w:val="60FB754734D44F5098928A68F6549BDE"/>
                </w:placeholder>
                <w:text/>
              </w:sdtPr>
              <w:sdtContent>
                <w:r w:rsidR="00AC30B3" w:rsidRPr="00C52E41">
                  <w:t>Dr. Rita Tse</w:t>
                </w:r>
              </w:sdtContent>
            </w:sdt>
          </w:p>
        </w:tc>
      </w:tr>
      <w:tr w:rsidR="002B6849" w:rsidRPr="00C52E41" w14:paraId="57717E49" w14:textId="77777777" w:rsidTr="00D35698">
        <w:trPr>
          <w:trHeight w:val="360"/>
          <w:jc w:val="center"/>
        </w:trPr>
        <w:tc>
          <w:tcPr>
            <w:tcW w:w="2448" w:type="dxa"/>
            <w:vAlign w:val="center"/>
          </w:tcPr>
          <w:p w14:paraId="30478494" w14:textId="77777777" w:rsidR="002B6849" w:rsidRPr="00C52E41" w:rsidRDefault="002B6849" w:rsidP="00192826">
            <w:pPr>
              <w:pStyle w:val="a6"/>
              <w:rPr>
                <w:lang w:val="en-GB"/>
              </w:rPr>
            </w:pPr>
          </w:p>
        </w:tc>
        <w:tc>
          <w:tcPr>
            <w:tcW w:w="6068" w:type="dxa"/>
            <w:vAlign w:val="center"/>
          </w:tcPr>
          <w:p w14:paraId="42B5E726" w14:textId="77777777" w:rsidR="002B6849" w:rsidRPr="00C52E41" w:rsidRDefault="002B6849" w:rsidP="00192826">
            <w:pPr>
              <w:pStyle w:val="a6"/>
              <w:rPr>
                <w:lang w:val="en-GB"/>
              </w:rPr>
            </w:pPr>
          </w:p>
        </w:tc>
      </w:tr>
      <w:tr w:rsidR="002B6849" w:rsidRPr="00C52E41" w14:paraId="067C6982" w14:textId="77777777" w:rsidTr="00D35698">
        <w:trPr>
          <w:trHeight w:val="360"/>
          <w:jc w:val="center"/>
        </w:trPr>
        <w:tc>
          <w:tcPr>
            <w:tcW w:w="2448" w:type="dxa"/>
            <w:vAlign w:val="center"/>
            <w:hideMark/>
          </w:tcPr>
          <w:p w14:paraId="38069C6C" w14:textId="77777777" w:rsidR="002B6849" w:rsidRPr="00C52E41" w:rsidRDefault="002B6849" w:rsidP="00192826">
            <w:pPr>
              <w:pStyle w:val="a6"/>
              <w:rPr>
                <w:lang w:val="en-GB"/>
              </w:rPr>
            </w:pPr>
            <w:r w:rsidRPr="00C52E41">
              <w:t>Submission Date:</w:t>
            </w:r>
          </w:p>
        </w:tc>
        <w:tc>
          <w:tcPr>
            <w:tcW w:w="6068" w:type="dxa"/>
            <w:vAlign w:val="center"/>
          </w:tcPr>
          <w:p w14:paraId="70ABB645" w14:textId="77777777" w:rsidR="00DC49C0" w:rsidRPr="00C52E41" w:rsidRDefault="00FC010A" w:rsidP="00192826">
            <w:pPr>
              <w:pStyle w:val="a6"/>
            </w:pPr>
            <w:r w:rsidRPr="00C52E41">
              <w:rPr>
                <w:rFonts w:hint="eastAsia"/>
                <w:lang w:eastAsia="zh-HK"/>
              </w:rPr>
              <w:t>Nov</w:t>
            </w:r>
            <w:r w:rsidR="002B6849" w:rsidRPr="00C52E41">
              <w:t xml:space="preserve"> 17, 2014</w:t>
            </w:r>
          </w:p>
        </w:tc>
      </w:tr>
    </w:tbl>
    <w:p w14:paraId="6DE85E31" w14:textId="77777777" w:rsidR="00E46937" w:rsidRPr="00C52E41" w:rsidRDefault="00DC49C0" w:rsidP="00DC49C0">
      <w:r w:rsidRPr="00C52E41">
        <w:br w:type="page"/>
      </w:r>
      <w:bookmarkStart w:id="5" w:name="_Toc378164300"/>
      <w:bookmarkEnd w:id="5"/>
    </w:p>
    <w:sdt>
      <w:sdtPr>
        <w:rPr>
          <w:b/>
          <w:sz w:val="32"/>
        </w:rPr>
        <w:id w:val="172485010"/>
        <w:docPartObj>
          <w:docPartGallery w:val="Table of Contents"/>
          <w:docPartUnique/>
        </w:docPartObj>
      </w:sdtPr>
      <w:sdtEndPr>
        <w:rPr>
          <w:b w:val="0"/>
          <w:sz w:val="24"/>
        </w:rPr>
      </w:sdtEndPr>
      <w:sdtContent>
        <w:p w14:paraId="06725FF6" w14:textId="77777777" w:rsidR="00192826" w:rsidRPr="00C52E41" w:rsidRDefault="00192826" w:rsidP="00DC49C0">
          <w:pPr>
            <w:rPr>
              <w:b/>
              <w:sz w:val="32"/>
            </w:rPr>
          </w:pPr>
          <w:r w:rsidRPr="00C52E41">
            <w:rPr>
              <w:b/>
              <w:sz w:val="32"/>
            </w:rPr>
            <w:t>Table of Contents</w:t>
          </w:r>
        </w:p>
        <w:p w14:paraId="626D795A" w14:textId="77777777" w:rsidR="00267D66" w:rsidRDefault="00C70397">
          <w:pPr>
            <w:pStyle w:val="10"/>
            <w:rPr>
              <w:ins w:id="6" w:author="Jyun Asakura" w:date="2014-11-06T02:07:00Z"/>
              <w:rFonts w:asciiTheme="minorHAnsi" w:eastAsiaTheme="minorEastAsia" w:hAnsiTheme="minorHAnsi" w:cstheme="minorBidi"/>
              <w:sz w:val="22"/>
              <w:szCs w:val="22"/>
              <w:lang w:eastAsia="ja-JP"/>
            </w:rPr>
          </w:pPr>
          <w:r w:rsidRPr="00C52E41">
            <w:fldChar w:fldCharType="begin"/>
          </w:r>
          <w:r w:rsidR="00192826" w:rsidRPr="00C52E41">
            <w:instrText xml:space="preserve"> TOC \o "1-3" \h \z \u </w:instrText>
          </w:r>
          <w:r w:rsidRPr="00C52E41">
            <w:fldChar w:fldCharType="separate"/>
          </w:r>
          <w:ins w:id="7" w:author="Jyun Asakura" w:date="2014-11-06T02:07:00Z">
            <w:r w:rsidR="00267D66" w:rsidRPr="00B51B10">
              <w:rPr>
                <w:rStyle w:val="a4"/>
              </w:rPr>
              <w:fldChar w:fldCharType="begin"/>
            </w:r>
            <w:r w:rsidR="00267D66" w:rsidRPr="00B51B10">
              <w:rPr>
                <w:rStyle w:val="a4"/>
              </w:rPr>
              <w:instrText xml:space="preserve"> </w:instrText>
            </w:r>
            <w:r w:rsidR="00267D66">
              <w:instrText>HYPERLINK \l "_Toc403002996"</w:instrText>
            </w:r>
            <w:r w:rsidR="00267D66" w:rsidRPr="00B51B10">
              <w:rPr>
                <w:rStyle w:val="a4"/>
              </w:rPr>
              <w:instrText xml:space="preserve"> </w:instrText>
            </w:r>
            <w:r w:rsidR="00267D66" w:rsidRPr="00B51B10">
              <w:rPr>
                <w:rStyle w:val="a4"/>
              </w:rPr>
              <w:fldChar w:fldCharType="separate"/>
            </w:r>
            <w:r w:rsidR="00267D66" w:rsidRPr="00B51B10">
              <w:rPr>
                <w:rStyle w:val="a4"/>
              </w:rPr>
              <w:t>1</w:t>
            </w:r>
            <w:r w:rsidR="00267D66">
              <w:rPr>
                <w:rFonts w:asciiTheme="minorHAnsi" w:eastAsiaTheme="minorEastAsia" w:hAnsiTheme="minorHAnsi" w:cstheme="minorBidi"/>
                <w:sz w:val="22"/>
                <w:szCs w:val="22"/>
                <w:lang w:eastAsia="ja-JP"/>
              </w:rPr>
              <w:tab/>
            </w:r>
            <w:r w:rsidR="00267D66" w:rsidRPr="00B51B10">
              <w:rPr>
                <w:rStyle w:val="a4"/>
              </w:rPr>
              <w:t>Introduction</w:t>
            </w:r>
            <w:r w:rsidR="00267D66">
              <w:rPr>
                <w:webHidden/>
              </w:rPr>
              <w:tab/>
            </w:r>
            <w:r w:rsidR="00267D66">
              <w:rPr>
                <w:webHidden/>
              </w:rPr>
              <w:fldChar w:fldCharType="begin"/>
            </w:r>
            <w:r w:rsidR="00267D66">
              <w:rPr>
                <w:webHidden/>
              </w:rPr>
              <w:instrText xml:space="preserve"> PAGEREF _Toc403002996 \h </w:instrText>
            </w:r>
          </w:ins>
          <w:r w:rsidR="00267D66">
            <w:rPr>
              <w:webHidden/>
            </w:rPr>
          </w:r>
          <w:r w:rsidR="00267D66">
            <w:rPr>
              <w:webHidden/>
            </w:rPr>
            <w:fldChar w:fldCharType="separate"/>
          </w:r>
          <w:ins w:id="8" w:author="Jyun Asakura" w:date="2014-11-06T02:07:00Z">
            <w:r w:rsidR="00267D66">
              <w:rPr>
                <w:webHidden/>
              </w:rPr>
              <w:t>4</w:t>
            </w:r>
            <w:r w:rsidR="00267D66">
              <w:rPr>
                <w:webHidden/>
              </w:rPr>
              <w:fldChar w:fldCharType="end"/>
            </w:r>
            <w:r w:rsidR="00267D66" w:rsidRPr="00B51B10">
              <w:rPr>
                <w:rStyle w:val="a4"/>
              </w:rPr>
              <w:fldChar w:fldCharType="end"/>
            </w:r>
          </w:ins>
        </w:p>
        <w:p w14:paraId="1CD554AE" w14:textId="77777777" w:rsidR="00267D66" w:rsidRDefault="00267D66">
          <w:pPr>
            <w:pStyle w:val="20"/>
            <w:rPr>
              <w:ins w:id="9" w:author="Jyun Asakura" w:date="2014-11-06T02:07:00Z"/>
              <w:rFonts w:asciiTheme="minorHAnsi" w:eastAsiaTheme="minorEastAsia" w:hAnsiTheme="minorHAnsi" w:cstheme="minorBidi"/>
              <w:noProof/>
              <w:sz w:val="22"/>
              <w:szCs w:val="22"/>
              <w:lang w:eastAsia="ja-JP"/>
            </w:rPr>
          </w:pPr>
          <w:ins w:id="10" w:author="Jyun Asakura" w:date="2014-11-06T02:07:00Z">
            <w:r w:rsidRPr="00B51B10">
              <w:rPr>
                <w:rStyle w:val="a4"/>
                <w:noProof/>
              </w:rPr>
              <w:fldChar w:fldCharType="begin"/>
            </w:r>
            <w:r w:rsidRPr="00B51B10">
              <w:rPr>
                <w:rStyle w:val="a4"/>
                <w:noProof/>
              </w:rPr>
              <w:instrText xml:space="preserve"> </w:instrText>
            </w:r>
            <w:r>
              <w:rPr>
                <w:noProof/>
              </w:rPr>
              <w:instrText>HYPERLINK \l "_Toc403002997"</w:instrText>
            </w:r>
            <w:r w:rsidRPr="00B51B10">
              <w:rPr>
                <w:rStyle w:val="a4"/>
                <w:noProof/>
              </w:rPr>
              <w:instrText xml:space="preserve"> </w:instrText>
            </w:r>
            <w:r w:rsidRPr="00B51B10">
              <w:rPr>
                <w:rStyle w:val="a4"/>
                <w:noProof/>
              </w:rPr>
              <w:fldChar w:fldCharType="separate"/>
            </w:r>
            <w:r w:rsidRPr="00B51B10">
              <w:rPr>
                <w:rStyle w:val="a4"/>
                <w:noProof/>
              </w:rPr>
              <w:t>1.1</w:t>
            </w:r>
            <w:r>
              <w:rPr>
                <w:rFonts w:asciiTheme="minorHAnsi" w:eastAsiaTheme="minorEastAsia" w:hAnsiTheme="minorHAnsi" w:cstheme="minorBidi"/>
                <w:noProof/>
                <w:sz w:val="22"/>
                <w:szCs w:val="22"/>
                <w:lang w:eastAsia="ja-JP"/>
              </w:rPr>
              <w:tab/>
            </w:r>
            <w:r w:rsidRPr="00B51B10">
              <w:rPr>
                <w:rStyle w:val="a4"/>
                <w:noProof/>
              </w:rPr>
              <w:t>Overview</w:t>
            </w:r>
            <w:r>
              <w:rPr>
                <w:noProof/>
                <w:webHidden/>
              </w:rPr>
              <w:tab/>
            </w:r>
            <w:r>
              <w:rPr>
                <w:noProof/>
                <w:webHidden/>
              </w:rPr>
              <w:fldChar w:fldCharType="begin"/>
            </w:r>
            <w:r>
              <w:rPr>
                <w:noProof/>
                <w:webHidden/>
              </w:rPr>
              <w:instrText xml:space="preserve"> PAGEREF _Toc403002997 \h </w:instrText>
            </w:r>
          </w:ins>
          <w:r>
            <w:rPr>
              <w:noProof/>
              <w:webHidden/>
            </w:rPr>
          </w:r>
          <w:r>
            <w:rPr>
              <w:noProof/>
              <w:webHidden/>
            </w:rPr>
            <w:fldChar w:fldCharType="separate"/>
          </w:r>
          <w:ins w:id="11" w:author="Jyun Asakura" w:date="2014-11-06T02:07:00Z">
            <w:r>
              <w:rPr>
                <w:noProof/>
                <w:webHidden/>
              </w:rPr>
              <w:t>4</w:t>
            </w:r>
            <w:r>
              <w:rPr>
                <w:noProof/>
                <w:webHidden/>
              </w:rPr>
              <w:fldChar w:fldCharType="end"/>
            </w:r>
            <w:r w:rsidRPr="00B51B10">
              <w:rPr>
                <w:rStyle w:val="a4"/>
                <w:noProof/>
              </w:rPr>
              <w:fldChar w:fldCharType="end"/>
            </w:r>
          </w:ins>
        </w:p>
        <w:p w14:paraId="3F1E48AA" w14:textId="77777777" w:rsidR="00267D66" w:rsidRDefault="00267D66">
          <w:pPr>
            <w:pStyle w:val="20"/>
            <w:rPr>
              <w:ins w:id="12" w:author="Jyun Asakura" w:date="2014-11-06T02:07:00Z"/>
              <w:rFonts w:asciiTheme="minorHAnsi" w:eastAsiaTheme="minorEastAsia" w:hAnsiTheme="minorHAnsi" w:cstheme="minorBidi"/>
              <w:noProof/>
              <w:sz w:val="22"/>
              <w:szCs w:val="22"/>
              <w:lang w:eastAsia="ja-JP"/>
            </w:rPr>
          </w:pPr>
          <w:ins w:id="13" w:author="Jyun Asakura" w:date="2014-11-06T02:07:00Z">
            <w:r w:rsidRPr="00B51B10">
              <w:rPr>
                <w:rStyle w:val="a4"/>
                <w:noProof/>
              </w:rPr>
              <w:fldChar w:fldCharType="begin"/>
            </w:r>
            <w:r w:rsidRPr="00B51B10">
              <w:rPr>
                <w:rStyle w:val="a4"/>
                <w:noProof/>
              </w:rPr>
              <w:instrText xml:space="preserve"> </w:instrText>
            </w:r>
            <w:r>
              <w:rPr>
                <w:noProof/>
              </w:rPr>
              <w:instrText>HYPERLINK \l "_Toc403002998"</w:instrText>
            </w:r>
            <w:r w:rsidRPr="00B51B10">
              <w:rPr>
                <w:rStyle w:val="a4"/>
                <w:noProof/>
              </w:rPr>
              <w:instrText xml:space="preserve"> </w:instrText>
            </w:r>
            <w:r w:rsidRPr="00B51B10">
              <w:rPr>
                <w:rStyle w:val="a4"/>
                <w:noProof/>
              </w:rPr>
              <w:fldChar w:fldCharType="separate"/>
            </w:r>
            <w:r w:rsidRPr="00B51B10">
              <w:rPr>
                <w:rStyle w:val="a4"/>
                <w:noProof/>
              </w:rPr>
              <w:t>1.2</w:t>
            </w:r>
            <w:r>
              <w:rPr>
                <w:rFonts w:asciiTheme="minorHAnsi" w:eastAsiaTheme="minorEastAsia" w:hAnsiTheme="minorHAnsi" w:cstheme="minorBidi"/>
                <w:noProof/>
                <w:sz w:val="22"/>
                <w:szCs w:val="22"/>
                <w:lang w:eastAsia="ja-JP"/>
              </w:rPr>
              <w:tab/>
            </w:r>
            <w:r w:rsidRPr="00B51B10">
              <w:rPr>
                <w:rStyle w:val="a4"/>
                <w:noProof/>
              </w:rPr>
              <w:t>Objectives</w:t>
            </w:r>
            <w:r>
              <w:rPr>
                <w:noProof/>
                <w:webHidden/>
              </w:rPr>
              <w:tab/>
            </w:r>
            <w:r>
              <w:rPr>
                <w:noProof/>
                <w:webHidden/>
              </w:rPr>
              <w:fldChar w:fldCharType="begin"/>
            </w:r>
            <w:r>
              <w:rPr>
                <w:noProof/>
                <w:webHidden/>
              </w:rPr>
              <w:instrText xml:space="preserve"> PAGEREF _Toc403002998 \h </w:instrText>
            </w:r>
          </w:ins>
          <w:r>
            <w:rPr>
              <w:noProof/>
              <w:webHidden/>
            </w:rPr>
          </w:r>
          <w:r>
            <w:rPr>
              <w:noProof/>
              <w:webHidden/>
            </w:rPr>
            <w:fldChar w:fldCharType="separate"/>
          </w:r>
          <w:ins w:id="14" w:author="Jyun Asakura" w:date="2014-11-06T02:07:00Z">
            <w:r>
              <w:rPr>
                <w:noProof/>
                <w:webHidden/>
              </w:rPr>
              <w:t>4</w:t>
            </w:r>
            <w:r>
              <w:rPr>
                <w:noProof/>
                <w:webHidden/>
              </w:rPr>
              <w:fldChar w:fldCharType="end"/>
            </w:r>
            <w:r w:rsidRPr="00B51B10">
              <w:rPr>
                <w:rStyle w:val="a4"/>
                <w:noProof/>
              </w:rPr>
              <w:fldChar w:fldCharType="end"/>
            </w:r>
          </w:ins>
        </w:p>
        <w:p w14:paraId="07D6771B" w14:textId="77777777" w:rsidR="00267D66" w:rsidRDefault="00267D66">
          <w:pPr>
            <w:pStyle w:val="10"/>
            <w:rPr>
              <w:ins w:id="15" w:author="Jyun Asakura" w:date="2014-11-06T02:07:00Z"/>
              <w:rFonts w:asciiTheme="minorHAnsi" w:eastAsiaTheme="minorEastAsia" w:hAnsiTheme="minorHAnsi" w:cstheme="minorBidi"/>
              <w:sz w:val="22"/>
              <w:szCs w:val="22"/>
              <w:lang w:eastAsia="ja-JP"/>
            </w:rPr>
          </w:pPr>
          <w:ins w:id="16" w:author="Jyun Asakura" w:date="2014-11-06T02:07:00Z">
            <w:r w:rsidRPr="00B51B10">
              <w:rPr>
                <w:rStyle w:val="a4"/>
              </w:rPr>
              <w:fldChar w:fldCharType="begin"/>
            </w:r>
            <w:r w:rsidRPr="00B51B10">
              <w:rPr>
                <w:rStyle w:val="a4"/>
              </w:rPr>
              <w:instrText xml:space="preserve"> </w:instrText>
            </w:r>
            <w:r>
              <w:instrText>HYPERLINK \l "_Toc403002999"</w:instrText>
            </w:r>
            <w:r w:rsidRPr="00B51B10">
              <w:rPr>
                <w:rStyle w:val="a4"/>
              </w:rPr>
              <w:instrText xml:space="preserve"> </w:instrText>
            </w:r>
            <w:r w:rsidRPr="00B51B10">
              <w:rPr>
                <w:rStyle w:val="a4"/>
              </w:rPr>
              <w:fldChar w:fldCharType="separate"/>
            </w:r>
            <w:r w:rsidRPr="00B51B10">
              <w:rPr>
                <w:rStyle w:val="a4"/>
              </w:rPr>
              <w:t>2</w:t>
            </w:r>
            <w:r>
              <w:rPr>
                <w:rFonts w:asciiTheme="minorHAnsi" w:eastAsiaTheme="minorEastAsia" w:hAnsiTheme="minorHAnsi" w:cstheme="minorBidi"/>
                <w:sz w:val="22"/>
                <w:szCs w:val="22"/>
                <w:lang w:eastAsia="ja-JP"/>
              </w:rPr>
              <w:tab/>
            </w:r>
            <w:r w:rsidRPr="00B51B10">
              <w:rPr>
                <w:rStyle w:val="a4"/>
              </w:rPr>
              <w:t>Background</w:t>
            </w:r>
            <w:r>
              <w:rPr>
                <w:webHidden/>
              </w:rPr>
              <w:tab/>
            </w:r>
            <w:r>
              <w:rPr>
                <w:webHidden/>
              </w:rPr>
              <w:fldChar w:fldCharType="begin"/>
            </w:r>
            <w:r>
              <w:rPr>
                <w:webHidden/>
              </w:rPr>
              <w:instrText xml:space="preserve"> PAGEREF _Toc403002999 \h </w:instrText>
            </w:r>
          </w:ins>
          <w:r>
            <w:rPr>
              <w:webHidden/>
            </w:rPr>
          </w:r>
          <w:r>
            <w:rPr>
              <w:webHidden/>
            </w:rPr>
            <w:fldChar w:fldCharType="separate"/>
          </w:r>
          <w:ins w:id="17" w:author="Jyun Asakura" w:date="2014-11-06T02:07:00Z">
            <w:r>
              <w:rPr>
                <w:webHidden/>
              </w:rPr>
              <w:t>5</w:t>
            </w:r>
            <w:r>
              <w:rPr>
                <w:webHidden/>
              </w:rPr>
              <w:fldChar w:fldCharType="end"/>
            </w:r>
            <w:r w:rsidRPr="00B51B10">
              <w:rPr>
                <w:rStyle w:val="a4"/>
              </w:rPr>
              <w:fldChar w:fldCharType="end"/>
            </w:r>
          </w:ins>
        </w:p>
        <w:p w14:paraId="49A3F603" w14:textId="77777777" w:rsidR="00267D66" w:rsidRDefault="00267D66">
          <w:pPr>
            <w:pStyle w:val="10"/>
            <w:rPr>
              <w:ins w:id="18" w:author="Jyun Asakura" w:date="2014-11-06T02:07:00Z"/>
              <w:rFonts w:asciiTheme="minorHAnsi" w:eastAsiaTheme="minorEastAsia" w:hAnsiTheme="minorHAnsi" w:cstheme="minorBidi"/>
              <w:sz w:val="22"/>
              <w:szCs w:val="22"/>
              <w:lang w:eastAsia="ja-JP"/>
            </w:rPr>
          </w:pPr>
          <w:ins w:id="19" w:author="Jyun Asakura" w:date="2014-11-06T02:07:00Z">
            <w:r w:rsidRPr="00B51B10">
              <w:rPr>
                <w:rStyle w:val="a4"/>
              </w:rPr>
              <w:fldChar w:fldCharType="begin"/>
            </w:r>
            <w:r w:rsidRPr="00B51B10">
              <w:rPr>
                <w:rStyle w:val="a4"/>
              </w:rPr>
              <w:instrText xml:space="preserve"> </w:instrText>
            </w:r>
            <w:r>
              <w:instrText>HYPERLINK \l "_Toc403003000"</w:instrText>
            </w:r>
            <w:r w:rsidRPr="00B51B10">
              <w:rPr>
                <w:rStyle w:val="a4"/>
              </w:rPr>
              <w:instrText xml:space="preserve"> </w:instrText>
            </w:r>
            <w:r w:rsidRPr="00B51B10">
              <w:rPr>
                <w:rStyle w:val="a4"/>
              </w:rPr>
              <w:fldChar w:fldCharType="separate"/>
            </w:r>
            <w:r w:rsidRPr="00B51B10">
              <w:rPr>
                <w:rStyle w:val="a4"/>
              </w:rPr>
              <w:t>3</w:t>
            </w:r>
            <w:r>
              <w:rPr>
                <w:rFonts w:asciiTheme="minorHAnsi" w:eastAsiaTheme="minorEastAsia" w:hAnsiTheme="minorHAnsi" w:cstheme="minorBidi"/>
                <w:sz w:val="22"/>
                <w:szCs w:val="22"/>
                <w:lang w:eastAsia="ja-JP"/>
              </w:rPr>
              <w:tab/>
            </w:r>
            <w:r w:rsidRPr="00B51B10">
              <w:rPr>
                <w:rStyle w:val="a4"/>
              </w:rPr>
              <w:t>Methodology</w:t>
            </w:r>
            <w:r>
              <w:rPr>
                <w:webHidden/>
              </w:rPr>
              <w:tab/>
            </w:r>
            <w:r>
              <w:rPr>
                <w:webHidden/>
              </w:rPr>
              <w:fldChar w:fldCharType="begin"/>
            </w:r>
            <w:r>
              <w:rPr>
                <w:webHidden/>
              </w:rPr>
              <w:instrText xml:space="preserve"> PAGEREF _Toc403003000 \h </w:instrText>
            </w:r>
          </w:ins>
          <w:r>
            <w:rPr>
              <w:webHidden/>
            </w:rPr>
          </w:r>
          <w:r>
            <w:rPr>
              <w:webHidden/>
            </w:rPr>
            <w:fldChar w:fldCharType="separate"/>
          </w:r>
          <w:ins w:id="20" w:author="Jyun Asakura" w:date="2014-11-06T02:07:00Z">
            <w:r>
              <w:rPr>
                <w:webHidden/>
              </w:rPr>
              <w:t>8</w:t>
            </w:r>
            <w:r>
              <w:rPr>
                <w:webHidden/>
              </w:rPr>
              <w:fldChar w:fldCharType="end"/>
            </w:r>
            <w:r w:rsidRPr="00B51B10">
              <w:rPr>
                <w:rStyle w:val="a4"/>
              </w:rPr>
              <w:fldChar w:fldCharType="end"/>
            </w:r>
          </w:ins>
        </w:p>
        <w:p w14:paraId="3221BB90" w14:textId="77777777" w:rsidR="00267D66" w:rsidRDefault="00267D66">
          <w:pPr>
            <w:pStyle w:val="20"/>
            <w:rPr>
              <w:ins w:id="21" w:author="Jyun Asakura" w:date="2014-11-06T02:07:00Z"/>
              <w:rFonts w:asciiTheme="minorHAnsi" w:eastAsiaTheme="minorEastAsia" w:hAnsiTheme="minorHAnsi" w:cstheme="minorBidi"/>
              <w:noProof/>
              <w:sz w:val="22"/>
              <w:szCs w:val="22"/>
              <w:lang w:eastAsia="ja-JP"/>
            </w:rPr>
          </w:pPr>
          <w:ins w:id="22" w:author="Jyun Asakura" w:date="2014-11-06T02:07:00Z">
            <w:r w:rsidRPr="00B51B10">
              <w:rPr>
                <w:rStyle w:val="a4"/>
                <w:noProof/>
              </w:rPr>
              <w:fldChar w:fldCharType="begin"/>
            </w:r>
            <w:r w:rsidRPr="00B51B10">
              <w:rPr>
                <w:rStyle w:val="a4"/>
                <w:noProof/>
              </w:rPr>
              <w:instrText xml:space="preserve"> </w:instrText>
            </w:r>
            <w:r>
              <w:rPr>
                <w:noProof/>
              </w:rPr>
              <w:instrText>HYPERLINK \l "_Toc403003001"</w:instrText>
            </w:r>
            <w:r w:rsidRPr="00B51B10">
              <w:rPr>
                <w:rStyle w:val="a4"/>
                <w:noProof/>
              </w:rPr>
              <w:instrText xml:space="preserve"> </w:instrText>
            </w:r>
            <w:r w:rsidRPr="00B51B10">
              <w:rPr>
                <w:rStyle w:val="a4"/>
                <w:noProof/>
              </w:rPr>
              <w:fldChar w:fldCharType="separate"/>
            </w:r>
            <w:r w:rsidRPr="00B51B10">
              <w:rPr>
                <w:rStyle w:val="a4"/>
                <w:noProof/>
              </w:rPr>
              <w:t>3.1</w:t>
            </w:r>
            <w:r>
              <w:rPr>
                <w:rFonts w:asciiTheme="minorHAnsi" w:eastAsiaTheme="minorEastAsia" w:hAnsiTheme="minorHAnsi" w:cstheme="minorBidi"/>
                <w:noProof/>
                <w:sz w:val="22"/>
                <w:szCs w:val="22"/>
                <w:lang w:eastAsia="ja-JP"/>
              </w:rPr>
              <w:tab/>
            </w:r>
            <w:r w:rsidRPr="00B51B10">
              <w:rPr>
                <w:rStyle w:val="a4"/>
                <w:noProof/>
              </w:rPr>
              <w:t>Requirement Elicitation</w:t>
            </w:r>
            <w:r>
              <w:rPr>
                <w:noProof/>
                <w:webHidden/>
              </w:rPr>
              <w:tab/>
            </w:r>
            <w:r>
              <w:rPr>
                <w:noProof/>
                <w:webHidden/>
              </w:rPr>
              <w:fldChar w:fldCharType="begin"/>
            </w:r>
            <w:r>
              <w:rPr>
                <w:noProof/>
                <w:webHidden/>
              </w:rPr>
              <w:instrText xml:space="preserve"> PAGEREF _Toc403003001 \h </w:instrText>
            </w:r>
          </w:ins>
          <w:r>
            <w:rPr>
              <w:noProof/>
              <w:webHidden/>
            </w:rPr>
          </w:r>
          <w:r>
            <w:rPr>
              <w:noProof/>
              <w:webHidden/>
            </w:rPr>
            <w:fldChar w:fldCharType="separate"/>
          </w:r>
          <w:ins w:id="23" w:author="Jyun Asakura" w:date="2014-11-06T02:07:00Z">
            <w:r>
              <w:rPr>
                <w:noProof/>
                <w:webHidden/>
              </w:rPr>
              <w:t>8</w:t>
            </w:r>
            <w:r>
              <w:rPr>
                <w:noProof/>
                <w:webHidden/>
              </w:rPr>
              <w:fldChar w:fldCharType="end"/>
            </w:r>
            <w:r w:rsidRPr="00B51B10">
              <w:rPr>
                <w:rStyle w:val="a4"/>
                <w:noProof/>
              </w:rPr>
              <w:fldChar w:fldCharType="end"/>
            </w:r>
          </w:ins>
        </w:p>
        <w:p w14:paraId="5325616C" w14:textId="77777777" w:rsidR="00267D66" w:rsidRDefault="00267D66">
          <w:pPr>
            <w:pStyle w:val="30"/>
            <w:tabs>
              <w:tab w:val="left" w:pos="1320"/>
              <w:tab w:val="right" w:leader="dot" w:pos="9017"/>
            </w:tabs>
            <w:rPr>
              <w:ins w:id="24" w:author="Jyun Asakura" w:date="2014-11-06T02:07:00Z"/>
              <w:rFonts w:asciiTheme="minorHAnsi" w:eastAsiaTheme="minorEastAsia" w:hAnsiTheme="minorHAnsi" w:cstheme="minorBidi"/>
              <w:noProof/>
              <w:sz w:val="22"/>
              <w:szCs w:val="22"/>
              <w:lang w:eastAsia="ja-JP"/>
            </w:rPr>
          </w:pPr>
          <w:ins w:id="25" w:author="Jyun Asakura" w:date="2014-11-06T02:07:00Z">
            <w:r w:rsidRPr="00B51B10">
              <w:rPr>
                <w:rStyle w:val="a4"/>
                <w:noProof/>
              </w:rPr>
              <w:fldChar w:fldCharType="begin"/>
            </w:r>
            <w:r w:rsidRPr="00B51B10">
              <w:rPr>
                <w:rStyle w:val="a4"/>
                <w:noProof/>
              </w:rPr>
              <w:instrText xml:space="preserve"> </w:instrText>
            </w:r>
            <w:r>
              <w:rPr>
                <w:noProof/>
              </w:rPr>
              <w:instrText>HYPERLINK \l "_Toc403003002"</w:instrText>
            </w:r>
            <w:r w:rsidRPr="00B51B10">
              <w:rPr>
                <w:rStyle w:val="a4"/>
                <w:noProof/>
              </w:rPr>
              <w:instrText xml:space="preserve"> </w:instrText>
            </w:r>
            <w:r w:rsidRPr="00B51B10">
              <w:rPr>
                <w:rStyle w:val="a4"/>
                <w:noProof/>
              </w:rPr>
              <w:fldChar w:fldCharType="separate"/>
            </w:r>
            <w:r w:rsidRPr="00B51B10">
              <w:rPr>
                <w:rStyle w:val="a4"/>
                <w:noProof/>
              </w:rPr>
              <w:t>3.1.1</w:t>
            </w:r>
            <w:r>
              <w:rPr>
                <w:rFonts w:asciiTheme="minorHAnsi" w:eastAsiaTheme="minorEastAsia" w:hAnsiTheme="minorHAnsi" w:cstheme="minorBidi"/>
                <w:noProof/>
                <w:sz w:val="22"/>
                <w:szCs w:val="22"/>
                <w:lang w:eastAsia="ja-JP"/>
              </w:rPr>
              <w:tab/>
            </w:r>
            <w:r w:rsidRPr="00B51B10">
              <w:rPr>
                <w:rStyle w:val="a4"/>
                <w:noProof/>
              </w:rPr>
              <w:t>Observation</w:t>
            </w:r>
            <w:r>
              <w:rPr>
                <w:noProof/>
                <w:webHidden/>
              </w:rPr>
              <w:tab/>
            </w:r>
            <w:r>
              <w:rPr>
                <w:noProof/>
                <w:webHidden/>
              </w:rPr>
              <w:fldChar w:fldCharType="begin"/>
            </w:r>
            <w:r>
              <w:rPr>
                <w:noProof/>
                <w:webHidden/>
              </w:rPr>
              <w:instrText xml:space="preserve"> PAGEREF _Toc403003002 \h </w:instrText>
            </w:r>
          </w:ins>
          <w:r>
            <w:rPr>
              <w:noProof/>
              <w:webHidden/>
            </w:rPr>
          </w:r>
          <w:r>
            <w:rPr>
              <w:noProof/>
              <w:webHidden/>
            </w:rPr>
            <w:fldChar w:fldCharType="separate"/>
          </w:r>
          <w:ins w:id="26" w:author="Jyun Asakura" w:date="2014-11-06T02:07:00Z">
            <w:r>
              <w:rPr>
                <w:noProof/>
                <w:webHidden/>
              </w:rPr>
              <w:t>8</w:t>
            </w:r>
            <w:r>
              <w:rPr>
                <w:noProof/>
                <w:webHidden/>
              </w:rPr>
              <w:fldChar w:fldCharType="end"/>
            </w:r>
            <w:r w:rsidRPr="00B51B10">
              <w:rPr>
                <w:rStyle w:val="a4"/>
                <w:noProof/>
              </w:rPr>
              <w:fldChar w:fldCharType="end"/>
            </w:r>
          </w:ins>
        </w:p>
        <w:p w14:paraId="5C174B78" w14:textId="77777777" w:rsidR="00267D66" w:rsidRDefault="00267D66">
          <w:pPr>
            <w:pStyle w:val="30"/>
            <w:tabs>
              <w:tab w:val="left" w:pos="1320"/>
              <w:tab w:val="right" w:leader="dot" w:pos="9017"/>
            </w:tabs>
            <w:rPr>
              <w:ins w:id="27" w:author="Jyun Asakura" w:date="2014-11-06T02:07:00Z"/>
              <w:rFonts w:asciiTheme="minorHAnsi" w:eastAsiaTheme="minorEastAsia" w:hAnsiTheme="minorHAnsi" w:cstheme="minorBidi"/>
              <w:noProof/>
              <w:sz w:val="22"/>
              <w:szCs w:val="22"/>
              <w:lang w:eastAsia="ja-JP"/>
            </w:rPr>
          </w:pPr>
          <w:ins w:id="28" w:author="Jyun Asakura" w:date="2014-11-06T02:07:00Z">
            <w:r w:rsidRPr="00B51B10">
              <w:rPr>
                <w:rStyle w:val="a4"/>
                <w:noProof/>
              </w:rPr>
              <w:fldChar w:fldCharType="begin"/>
            </w:r>
            <w:r w:rsidRPr="00B51B10">
              <w:rPr>
                <w:rStyle w:val="a4"/>
                <w:noProof/>
              </w:rPr>
              <w:instrText xml:space="preserve"> </w:instrText>
            </w:r>
            <w:r>
              <w:rPr>
                <w:noProof/>
              </w:rPr>
              <w:instrText>HYPERLINK \l "_Toc403003003"</w:instrText>
            </w:r>
            <w:r w:rsidRPr="00B51B10">
              <w:rPr>
                <w:rStyle w:val="a4"/>
                <w:noProof/>
              </w:rPr>
              <w:instrText xml:space="preserve"> </w:instrText>
            </w:r>
            <w:r w:rsidRPr="00B51B10">
              <w:rPr>
                <w:rStyle w:val="a4"/>
                <w:noProof/>
              </w:rPr>
              <w:fldChar w:fldCharType="separate"/>
            </w:r>
            <w:r w:rsidRPr="00B51B10">
              <w:rPr>
                <w:rStyle w:val="a4"/>
                <w:noProof/>
              </w:rPr>
              <w:t>3.1.2</w:t>
            </w:r>
            <w:r>
              <w:rPr>
                <w:rFonts w:asciiTheme="minorHAnsi" w:eastAsiaTheme="minorEastAsia" w:hAnsiTheme="minorHAnsi" w:cstheme="minorBidi"/>
                <w:noProof/>
                <w:sz w:val="22"/>
                <w:szCs w:val="22"/>
                <w:lang w:eastAsia="ja-JP"/>
              </w:rPr>
              <w:tab/>
            </w:r>
            <w:r w:rsidRPr="00B51B10">
              <w:rPr>
                <w:rStyle w:val="a4"/>
                <w:noProof/>
              </w:rPr>
              <w:t>Scenario for SugarCRM</w:t>
            </w:r>
            <w:r>
              <w:rPr>
                <w:noProof/>
                <w:webHidden/>
              </w:rPr>
              <w:tab/>
            </w:r>
            <w:r>
              <w:rPr>
                <w:noProof/>
                <w:webHidden/>
              </w:rPr>
              <w:fldChar w:fldCharType="begin"/>
            </w:r>
            <w:r>
              <w:rPr>
                <w:noProof/>
                <w:webHidden/>
              </w:rPr>
              <w:instrText xml:space="preserve"> PAGEREF _Toc403003003 \h </w:instrText>
            </w:r>
          </w:ins>
          <w:r>
            <w:rPr>
              <w:noProof/>
              <w:webHidden/>
            </w:rPr>
          </w:r>
          <w:r>
            <w:rPr>
              <w:noProof/>
              <w:webHidden/>
            </w:rPr>
            <w:fldChar w:fldCharType="separate"/>
          </w:r>
          <w:ins w:id="29" w:author="Jyun Asakura" w:date="2014-11-06T02:07:00Z">
            <w:r>
              <w:rPr>
                <w:noProof/>
                <w:webHidden/>
              </w:rPr>
              <w:t>9</w:t>
            </w:r>
            <w:r>
              <w:rPr>
                <w:noProof/>
                <w:webHidden/>
              </w:rPr>
              <w:fldChar w:fldCharType="end"/>
            </w:r>
            <w:r w:rsidRPr="00B51B10">
              <w:rPr>
                <w:rStyle w:val="a4"/>
                <w:noProof/>
              </w:rPr>
              <w:fldChar w:fldCharType="end"/>
            </w:r>
          </w:ins>
        </w:p>
        <w:p w14:paraId="04B70F44" w14:textId="77777777" w:rsidR="00267D66" w:rsidRDefault="00267D66">
          <w:pPr>
            <w:pStyle w:val="30"/>
            <w:tabs>
              <w:tab w:val="left" w:pos="1320"/>
              <w:tab w:val="right" w:leader="dot" w:pos="9017"/>
            </w:tabs>
            <w:rPr>
              <w:ins w:id="30" w:author="Jyun Asakura" w:date="2014-11-06T02:07:00Z"/>
              <w:rFonts w:asciiTheme="minorHAnsi" w:eastAsiaTheme="minorEastAsia" w:hAnsiTheme="minorHAnsi" w:cstheme="minorBidi"/>
              <w:noProof/>
              <w:sz w:val="22"/>
              <w:szCs w:val="22"/>
              <w:lang w:eastAsia="ja-JP"/>
            </w:rPr>
          </w:pPr>
          <w:ins w:id="31" w:author="Jyun Asakura" w:date="2014-11-06T02:07:00Z">
            <w:r w:rsidRPr="00B51B10">
              <w:rPr>
                <w:rStyle w:val="a4"/>
                <w:noProof/>
              </w:rPr>
              <w:fldChar w:fldCharType="begin"/>
            </w:r>
            <w:r w:rsidRPr="00B51B10">
              <w:rPr>
                <w:rStyle w:val="a4"/>
                <w:noProof/>
              </w:rPr>
              <w:instrText xml:space="preserve"> </w:instrText>
            </w:r>
            <w:r>
              <w:rPr>
                <w:noProof/>
              </w:rPr>
              <w:instrText>HYPERLINK \l "_Toc403003004"</w:instrText>
            </w:r>
            <w:r w:rsidRPr="00B51B10">
              <w:rPr>
                <w:rStyle w:val="a4"/>
                <w:noProof/>
              </w:rPr>
              <w:instrText xml:space="preserve"> </w:instrText>
            </w:r>
            <w:r w:rsidRPr="00B51B10">
              <w:rPr>
                <w:rStyle w:val="a4"/>
                <w:noProof/>
              </w:rPr>
              <w:fldChar w:fldCharType="separate"/>
            </w:r>
            <w:r w:rsidRPr="00B51B10">
              <w:rPr>
                <w:rStyle w:val="a4"/>
                <w:noProof/>
              </w:rPr>
              <w:t>3.1.3</w:t>
            </w:r>
            <w:r>
              <w:rPr>
                <w:rFonts w:asciiTheme="minorHAnsi" w:eastAsiaTheme="minorEastAsia" w:hAnsiTheme="minorHAnsi" w:cstheme="minorBidi"/>
                <w:noProof/>
                <w:sz w:val="22"/>
                <w:szCs w:val="22"/>
                <w:lang w:eastAsia="ja-JP"/>
              </w:rPr>
              <w:tab/>
            </w:r>
            <w:r w:rsidRPr="00B51B10">
              <w:rPr>
                <w:rStyle w:val="a4"/>
                <w:noProof/>
              </w:rPr>
              <w:t>Finding Problem</w:t>
            </w:r>
            <w:r>
              <w:rPr>
                <w:noProof/>
                <w:webHidden/>
              </w:rPr>
              <w:tab/>
            </w:r>
            <w:r>
              <w:rPr>
                <w:noProof/>
                <w:webHidden/>
              </w:rPr>
              <w:fldChar w:fldCharType="begin"/>
            </w:r>
            <w:r>
              <w:rPr>
                <w:noProof/>
                <w:webHidden/>
              </w:rPr>
              <w:instrText xml:space="preserve"> PAGEREF _Toc403003004 \h </w:instrText>
            </w:r>
          </w:ins>
          <w:r>
            <w:rPr>
              <w:noProof/>
              <w:webHidden/>
            </w:rPr>
          </w:r>
          <w:r>
            <w:rPr>
              <w:noProof/>
              <w:webHidden/>
            </w:rPr>
            <w:fldChar w:fldCharType="separate"/>
          </w:r>
          <w:ins w:id="32" w:author="Jyun Asakura" w:date="2014-11-06T02:07:00Z">
            <w:r>
              <w:rPr>
                <w:noProof/>
                <w:webHidden/>
              </w:rPr>
              <w:t>10</w:t>
            </w:r>
            <w:r>
              <w:rPr>
                <w:noProof/>
                <w:webHidden/>
              </w:rPr>
              <w:fldChar w:fldCharType="end"/>
            </w:r>
            <w:r w:rsidRPr="00B51B10">
              <w:rPr>
                <w:rStyle w:val="a4"/>
                <w:noProof/>
              </w:rPr>
              <w:fldChar w:fldCharType="end"/>
            </w:r>
          </w:ins>
        </w:p>
        <w:p w14:paraId="7DD160EB" w14:textId="77777777" w:rsidR="00267D66" w:rsidRDefault="00267D66">
          <w:pPr>
            <w:pStyle w:val="20"/>
            <w:rPr>
              <w:ins w:id="33" w:author="Jyun Asakura" w:date="2014-11-06T02:07:00Z"/>
              <w:rFonts w:asciiTheme="minorHAnsi" w:eastAsiaTheme="minorEastAsia" w:hAnsiTheme="minorHAnsi" w:cstheme="minorBidi"/>
              <w:noProof/>
              <w:sz w:val="22"/>
              <w:szCs w:val="22"/>
              <w:lang w:eastAsia="ja-JP"/>
            </w:rPr>
          </w:pPr>
          <w:ins w:id="34" w:author="Jyun Asakura" w:date="2014-11-06T02:07:00Z">
            <w:r w:rsidRPr="00B51B10">
              <w:rPr>
                <w:rStyle w:val="a4"/>
                <w:noProof/>
              </w:rPr>
              <w:fldChar w:fldCharType="begin"/>
            </w:r>
            <w:r w:rsidRPr="00B51B10">
              <w:rPr>
                <w:rStyle w:val="a4"/>
                <w:noProof/>
              </w:rPr>
              <w:instrText xml:space="preserve"> </w:instrText>
            </w:r>
            <w:r>
              <w:rPr>
                <w:noProof/>
              </w:rPr>
              <w:instrText>HYPERLINK \l "_Toc403003005"</w:instrText>
            </w:r>
            <w:r w:rsidRPr="00B51B10">
              <w:rPr>
                <w:rStyle w:val="a4"/>
                <w:noProof/>
              </w:rPr>
              <w:instrText xml:space="preserve"> </w:instrText>
            </w:r>
            <w:r w:rsidRPr="00B51B10">
              <w:rPr>
                <w:rStyle w:val="a4"/>
                <w:noProof/>
              </w:rPr>
              <w:fldChar w:fldCharType="separate"/>
            </w:r>
            <w:r w:rsidRPr="00B51B10">
              <w:rPr>
                <w:rStyle w:val="a4"/>
                <w:noProof/>
              </w:rPr>
              <w:t>3.2</w:t>
            </w:r>
            <w:r>
              <w:rPr>
                <w:rFonts w:asciiTheme="minorHAnsi" w:eastAsiaTheme="minorEastAsia" w:hAnsiTheme="minorHAnsi" w:cstheme="minorBidi"/>
                <w:noProof/>
                <w:sz w:val="22"/>
                <w:szCs w:val="22"/>
                <w:lang w:eastAsia="ja-JP"/>
              </w:rPr>
              <w:tab/>
            </w:r>
            <w:r w:rsidRPr="00B51B10">
              <w:rPr>
                <w:rStyle w:val="a4"/>
                <w:noProof/>
              </w:rPr>
              <w:t>Requirement Specification</w:t>
            </w:r>
            <w:r>
              <w:rPr>
                <w:noProof/>
                <w:webHidden/>
              </w:rPr>
              <w:tab/>
            </w:r>
            <w:r>
              <w:rPr>
                <w:noProof/>
                <w:webHidden/>
              </w:rPr>
              <w:fldChar w:fldCharType="begin"/>
            </w:r>
            <w:r>
              <w:rPr>
                <w:noProof/>
                <w:webHidden/>
              </w:rPr>
              <w:instrText xml:space="preserve"> PAGEREF _Toc403003005 \h </w:instrText>
            </w:r>
          </w:ins>
          <w:r>
            <w:rPr>
              <w:noProof/>
              <w:webHidden/>
            </w:rPr>
          </w:r>
          <w:r>
            <w:rPr>
              <w:noProof/>
              <w:webHidden/>
            </w:rPr>
            <w:fldChar w:fldCharType="separate"/>
          </w:r>
          <w:ins w:id="35" w:author="Jyun Asakura" w:date="2014-11-06T02:07:00Z">
            <w:r>
              <w:rPr>
                <w:noProof/>
                <w:webHidden/>
              </w:rPr>
              <w:t>12</w:t>
            </w:r>
            <w:r>
              <w:rPr>
                <w:noProof/>
                <w:webHidden/>
              </w:rPr>
              <w:fldChar w:fldCharType="end"/>
            </w:r>
            <w:r w:rsidRPr="00B51B10">
              <w:rPr>
                <w:rStyle w:val="a4"/>
                <w:noProof/>
              </w:rPr>
              <w:fldChar w:fldCharType="end"/>
            </w:r>
          </w:ins>
        </w:p>
        <w:p w14:paraId="64800092" w14:textId="77777777" w:rsidR="00267D66" w:rsidRDefault="00267D66">
          <w:pPr>
            <w:pStyle w:val="30"/>
            <w:tabs>
              <w:tab w:val="left" w:pos="1320"/>
              <w:tab w:val="right" w:leader="dot" w:pos="9017"/>
            </w:tabs>
            <w:rPr>
              <w:ins w:id="36" w:author="Jyun Asakura" w:date="2014-11-06T02:07:00Z"/>
              <w:rFonts w:asciiTheme="minorHAnsi" w:eastAsiaTheme="minorEastAsia" w:hAnsiTheme="minorHAnsi" w:cstheme="minorBidi"/>
              <w:noProof/>
              <w:sz w:val="22"/>
              <w:szCs w:val="22"/>
              <w:lang w:eastAsia="ja-JP"/>
            </w:rPr>
          </w:pPr>
          <w:ins w:id="37" w:author="Jyun Asakura" w:date="2014-11-06T02:07:00Z">
            <w:r w:rsidRPr="00B51B10">
              <w:rPr>
                <w:rStyle w:val="a4"/>
                <w:noProof/>
              </w:rPr>
              <w:fldChar w:fldCharType="begin"/>
            </w:r>
            <w:r w:rsidRPr="00B51B10">
              <w:rPr>
                <w:rStyle w:val="a4"/>
                <w:noProof/>
              </w:rPr>
              <w:instrText xml:space="preserve"> </w:instrText>
            </w:r>
            <w:r>
              <w:rPr>
                <w:noProof/>
              </w:rPr>
              <w:instrText>HYPERLINK \l "_Toc403003006"</w:instrText>
            </w:r>
            <w:r w:rsidRPr="00B51B10">
              <w:rPr>
                <w:rStyle w:val="a4"/>
                <w:noProof/>
              </w:rPr>
              <w:instrText xml:space="preserve"> </w:instrText>
            </w:r>
            <w:r w:rsidRPr="00B51B10">
              <w:rPr>
                <w:rStyle w:val="a4"/>
                <w:noProof/>
              </w:rPr>
              <w:fldChar w:fldCharType="separate"/>
            </w:r>
            <w:r w:rsidRPr="00B51B10">
              <w:rPr>
                <w:rStyle w:val="a4"/>
                <w:noProof/>
                <w:lang w:eastAsia="zh-HK"/>
              </w:rPr>
              <w:t>3.2.1</w:t>
            </w:r>
            <w:r>
              <w:rPr>
                <w:rFonts w:asciiTheme="minorHAnsi" w:eastAsiaTheme="minorEastAsia" w:hAnsiTheme="minorHAnsi" w:cstheme="minorBidi"/>
                <w:noProof/>
                <w:sz w:val="22"/>
                <w:szCs w:val="22"/>
                <w:lang w:eastAsia="ja-JP"/>
              </w:rPr>
              <w:tab/>
            </w:r>
            <w:r w:rsidRPr="00B51B10">
              <w:rPr>
                <w:rStyle w:val="a4"/>
                <w:noProof/>
                <w:lang w:eastAsia="zh-HK"/>
              </w:rPr>
              <w:t>Functional requirements</w:t>
            </w:r>
            <w:r>
              <w:rPr>
                <w:noProof/>
                <w:webHidden/>
              </w:rPr>
              <w:tab/>
            </w:r>
            <w:r>
              <w:rPr>
                <w:noProof/>
                <w:webHidden/>
              </w:rPr>
              <w:fldChar w:fldCharType="begin"/>
            </w:r>
            <w:r>
              <w:rPr>
                <w:noProof/>
                <w:webHidden/>
              </w:rPr>
              <w:instrText xml:space="preserve"> PAGEREF _Toc403003006 \h </w:instrText>
            </w:r>
          </w:ins>
          <w:r>
            <w:rPr>
              <w:noProof/>
              <w:webHidden/>
            </w:rPr>
          </w:r>
          <w:r>
            <w:rPr>
              <w:noProof/>
              <w:webHidden/>
            </w:rPr>
            <w:fldChar w:fldCharType="separate"/>
          </w:r>
          <w:ins w:id="38" w:author="Jyun Asakura" w:date="2014-11-06T02:07:00Z">
            <w:r>
              <w:rPr>
                <w:noProof/>
                <w:webHidden/>
              </w:rPr>
              <w:t>12</w:t>
            </w:r>
            <w:r>
              <w:rPr>
                <w:noProof/>
                <w:webHidden/>
              </w:rPr>
              <w:fldChar w:fldCharType="end"/>
            </w:r>
            <w:r w:rsidRPr="00B51B10">
              <w:rPr>
                <w:rStyle w:val="a4"/>
                <w:noProof/>
              </w:rPr>
              <w:fldChar w:fldCharType="end"/>
            </w:r>
          </w:ins>
        </w:p>
        <w:p w14:paraId="1DA2BBC8" w14:textId="77777777" w:rsidR="00267D66" w:rsidRDefault="00267D66">
          <w:pPr>
            <w:pStyle w:val="30"/>
            <w:tabs>
              <w:tab w:val="left" w:pos="1320"/>
              <w:tab w:val="right" w:leader="dot" w:pos="9017"/>
            </w:tabs>
            <w:rPr>
              <w:ins w:id="39" w:author="Jyun Asakura" w:date="2014-11-06T02:07:00Z"/>
              <w:rFonts w:asciiTheme="minorHAnsi" w:eastAsiaTheme="minorEastAsia" w:hAnsiTheme="minorHAnsi" w:cstheme="minorBidi"/>
              <w:noProof/>
              <w:sz w:val="22"/>
              <w:szCs w:val="22"/>
              <w:lang w:eastAsia="ja-JP"/>
            </w:rPr>
          </w:pPr>
          <w:ins w:id="40" w:author="Jyun Asakura" w:date="2014-11-06T02:07:00Z">
            <w:r w:rsidRPr="00B51B10">
              <w:rPr>
                <w:rStyle w:val="a4"/>
                <w:noProof/>
              </w:rPr>
              <w:fldChar w:fldCharType="begin"/>
            </w:r>
            <w:r w:rsidRPr="00B51B10">
              <w:rPr>
                <w:rStyle w:val="a4"/>
                <w:noProof/>
              </w:rPr>
              <w:instrText xml:space="preserve"> </w:instrText>
            </w:r>
            <w:r>
              <w:rPr>
                <w:noProof/>
              </w:rPr>
              <w:instrText>HYPERLINK \l "_Toc403003007"</w:instrText>
            </w:r>
            <w:r w:rsidRPr="00B51B10">
              <w:rPr>
                <w:rStyle w:val="a4"/>
                <w:noProof/>
              </w:rPr>
              <w:instrText xml:space="preserve"> </w:instrText>
            </w:r>
            <w:r w:rsidRPr="00B51B10">
              <w:rPr>
                <w:rStyle w:val="a4"/>
                <w:noProof/>
              </w:rPr>
              <w:fldChar w:fldCharType="separate"/>
            </w:r>
            <w:r w:rsidRPr="00B51B10">
              <w:rPr>
                <w:rStyle w:val="a4"/>
                <w:noProof/>
                <w:lang w:eastAsia="zh-HK"/>
              </w:rPr>
              <w:t>3.2.2</w:t>
            </w:r>
            <w:r>
              <w:rPr>
                <w:rFonts w:asciiTheme="minorHAnsi" w:eastAsiaTheme="minorEastAsia" w:hAnsiTheme="minorHAnsi" w:cstheme="minorBidi"/>
                <w:noProof/>
                <w:sz w:val="22"/>
                <w:szCs w:val="22"/>
                <w:lang w:eastAsia="ja-JP"/>
              </w:rPr>
              <w:tab/>
            </w:r>
            <w:r w:rsidRPr="00B51B10">
              <w:rPr>
                <w:rStyle w:val="a4"/>
                <w:noProof/>
                <w:lang w:eastAsia="zh-HK"/>
              </w:rPr>
              <w:t>Non-functional requirements</w:t>
            </w:r>
            <w:r>
              <w:rPr>
                <w:noProof/>
                <w:webHidden/>
              </w:rPr>
              <w:tab/>
            </w:r>
            <w:r>
              <w:rPr>
                <w:noProof/>
                <w:webHidden/>
              </w:rPr>
              <w:fldChar w:fldCharType="begin"/>
            </w:r>
            <w:r>
              <w:rPr>
                <w:noProof/>
                <w:webHidden/>
              </w:rPr>
              <w:instrText xml:space="preserve"> PAGEREF _Toc403003007 \h </w:instrText>
            </w:r>
          </w:ins>
          <w:r>
            <w:rPr>
              <w:noProof/>
              <w:webHidden/>
            </w:rPr>
          </w:r>
          <w:r>
            <w:rPr>
              <w:noProof/>
              <w:webHidden/>
            </w:rPr>
            <w:fldChar w:fldCharType="separate"/>
          </w:r>
          <w:ins w:id="41" w:author="Jyun Asakura" w:date="2014-11-06T02:07:00Z">
            <w:r>
              <w:rPr>
                <w:noProof/>
                <w:webHidden/>
              </w:rPr>
              <w:t>13</w:t>
            </w:r>
            <w:r>
              <w:rPr>
                <w:noProof/>
                <w:webHidden/>
              </w:rPr>
              <w:fldChar w:fldCharType="end"/>
            </w:r>
            <w:r w:rsidRPr="00B51B10">
              <w:rPr>
                <w:rStyle w:val="a4"/>
                <w:noProof/>
              </w:rPr>
              <w:fldChar w:fldCharType="end"/>
            </w:r>
          </w:ins>
        </w:p>
        <w:p w14:paraId="070A99DD" w14:textId="77777777" w:rsidR="00267D66" w:rsidRDefault="00267D66">
          <w:pPr>
            <w:pStyle w:val="30"/>
            <w:tabs>
              <w:tab w:val="left" w:pos="1320"/>
              <w:tab w:val="right" w:leader="dot" w:pos="9017"/>
            </w:tabs>
            <w:rPr>
              <w:ins w:id="42" w:author="Jyun Asakura" w:date="2014-11-06T02:07:00Z"/>
              <w:rFonts w:asciiTheme="minorHAnsi" w:eastAsiaTheme="minorEastAsia" w:hAnsiTheme="minorHAnsi" w:cstheme="minorBidi"/>
              <w:noProof/>
              <w:sz w:val="22"/>
              <w:szCs w:val="22"/>
              <w:lang w:eastAsia="ja-JP"/>
            </w:rPr>
          </w:pPr>
          <w:ins w:id="43" w:author="Jyun Asakura" w:date="2014-11-06T02:07:00Z">
            <w:r w:rsidRPr="00B51B10">
              <w:rPr>
                <w:rStyle w:val="a4"/>
                <w:noProof/>
              </w:rPr>
              <w:fldChar w:fldCharType="begin"/>
            </w:r>
            <w:r w:rsidRPr="00B51B10">
              <w:rPr>
                <w:rStyle w:val="a4"/>
                <w:noProof/>
              </w:rPr>
              <w:instrText xml:space="preserve"> </w:instrText>
            </w:r>
            <w:r>
              <w:rPr>
                <w:noProof/>
              </w:rPr>
              <w:instrText>HYPERLINK \l "_Toc403003008"</w:instrText>
            </w:r>
            <w:r w:rsidRPr="00B51B10">
              <w:rPr>
                <w:rStyle w:val="a4"/>
                <w:noProof/>
              </w:rPr>
              <w:instrText xml:space="preserve"> </w:instrText>
            </w:r>
            <w:r w:rsidRPr="00B51B10">
              <w:rPr>
                <w:rStyle w:val="a4"/>
                <w:noProof/>
              </w:rPr>
              <w:fldChar w:fldCharType="separate"/>
            </w:r>
            <w:r w:rsidRPr="00B51B10">
              <w:rPr>
                <w:rStyle w:val="a4"/>
                <w:noProof/>
                <w:lang w:eastAsia="zh-HK"/>
              </w:rPr>
              <w:t>3.2.3</w:t>
            </w:r>
            <w:r>
              <w:rPr>
                <w:rFonts w:asciiTheme="minorHAnsi" w:eastAsiaTheme="minorEastAsia" w:hAnsiTheme="minorHAnsi" w:cstheme="minorBidi"/>
                <w:noProof/>
                <w:sz w:val="22"/>
                <w:szCs w:val="22"/>
                <w:lang w:eastAsia="ja-JP"/>
              </w:rPr>
              <w:tab/>
            </w:r>
            <w:r w:rsidRPr="00B51B10">
              <w:rPr>
                <w:rStyle w:val="a4"/>
                <w:noProof/>
                <w:lang w:eastAsia="zh-HK"/>
              </w:rPr>
              <w:t>Domain requirements</w:t>
            </w:r>
            <w:r>
              <w:rPr>
                <w:noProof/>
                <w:webHidden/>
              </w:rPr>
              <w:tab/>
            </w:r>
            <w:r>
              <w:rPr>
                <w:noProof/>
                <w:webHidden/>
              </w:rPr>
              <w:fldChar w:fldCharType="begin"/>
            </w:r>
            <w:r>
              <w:rPr>
                <w:noProof/>
                <w:webHidden/>
              </w:rPr>
              <w:instrText xml:space="preserve"> PAGEREF _Toc403003008 \h </w:instrText>
            </w:r>
          </w:ins>
          <w:r>
            <w:rPr>
              <w:noProof/>
              <w:webHidden/>
            </w:rPr>
          </w:r>
          <w:r>
            <w:rPr>
              <w:noProof/>
              <w:webHidden/>
            </w:rPr>
            <w:fldChar w:fldCharType="separate"/>
          </w:r>
          <w:ins w:id="44" w:author="Jyun Asakura" w:date="2014-11-06T02:07:00Z">
            <w:r>
              <w:rPr>
                <w:noProof/>
                <w:webHidden/>
              </w:rPr>
              <w:t>14</w:t>
            </w:r>
            <w:r>
              <w:rPr>
                <w:noProof/>
                <w:webHidden/>
              </w:rPr>
              <w:fldChar w:fldCharType="end"/>
            </w:r>
            <w:r w:rsidRPr="00B51B10">
              <w:rPr>
                <w:rStyle w:val="a4"/>
                <w:noProof/>
              </w:rPr>
              <w:fldChar w:fldCharType="end"/>
            </w:r>
          </w:ins>
        </w:p>
        <w:p w14:paraId="3CBD5B39" w14:textId="77777777" w:rsidR="00267D66" w:rsidRDefault="00267D66">
          <w:pPr>
            <w:pStyle w:val="10"/>
            <w:rPr>
              <w:ins w:id="45" w:author="Jyun Asakura" w:date="2014-11-06T02:07:00Z"/>
              <w:rFonts w:asciiTheme="minorHAnsi" w:eastAsiaTheme="minorEastAsia" w:hAnsiTheme="minorHAnsi" w:cstheme="minorBidi"/>
              <w:sz w:val="22"/>
              <w:szCs w:val="22"/>
              <w:lang w:eastAsia="ja-JP"/>
            </w:rPr>
          </w:pPr>
          <w:ins w:id="46" w:author="Jyun Asakura" w:date="2014-11-06T02:07:00Z">
            <w:r w:rsidRPr="00B51B10">
              <w:rPr>
                <w:rStyle w:val="a4"/>
              </w:rPr>
              <w:fldChar w:fldCharType="begin"/>
            </w:r>
            <w:r w:rsidRPr="00B51B10">
              <w:rPr>
                <w:rStyle w:val="a4"/>
              </w:rPr>
              <w:instrText xml:space="preserve"> </w:instrText>
            </w:r>
            <w:r>
              <w:instrText>HYPERLINK \l "_Toc403003009"</w:instrText>
            </w:r>
            <w:r w:rsidRPr="00B51B10">
              <w:rPr>
                <w:rStyle w:val="a4"/>
              </w:rPr>
              <w:instrText xml:space="preserve"> </w:instrText>
            </w:r>
            <w:r w:rsidRPr="00B51B10">
              <w:rPr>
                <w:rStyle w:val="a4"/>
              </w:rPr>
              <w:fldChar w:fldCharType="separate"/>
            </w:r>
            <w:r w:rsidRPr="00B51B10">
              <w:rPr>
                <w:rStyle w:val="a4"/>
                <w:lang w:eastAsia="zh-CN"/>
              </w:rPr>
              <w:t>4</w:t>
            </w:r>
            <w:r>
              <w:rPr>
                <w:rFonts w:asciiTheme="minorHAnsi" w:eastAsiaTheme="minorEastAsia" w:hAnsiTheme="minorHAnsi" w:cstheme="minorBidi"/>
                <w:sz w:val="22"/>
                <w:szCs w:val="22"/>
                <w:lang w:eastAsia="ja-JP"/>
              </w:rPr>
              <w:tab/>
            </w:r>
            <w:r w:rsidRPr="00B51B10">
              <w:rPr>
                <w:rStyle w:val="a4"/>
              </w:rPr>
              <w:t>System Implementation</w:t>
            </w:r>
            <w:r>
              <w:rPr>
                <w:webHidden/>
              </w:rPr>
              <w:tab/>
            </w:r>
            <w:r>
              <w:rPr>
                <w:webHidden/>
              </w:rPr>
              <w:fldChar w:fldCharType="begin"/>
            </w:r>
            <w:r>
              <w:rPr>
                <w:webHidden/>
              </w:rPr>
              <w:instrText xml:space="preserve"> PAGEREF _Toc403003009 \h </w:instrText>
            </w:r>
          </w:ins>
          <w:r>
            <w:rPr>
              <w:webHidden/>
            </w:rPr>
          </w:r>
          <w:r>
            <w:rPr>
              <w:webHidden/>
            </w:rPr>
            <w:fldChar w:fldCharType="separate"/>
          </w:r>
          <w:ins w:id="47" w:author="Jyun Asakura" w:date="2014-11-06T02:07:00Z">
            <w:r>
              <w:rPr>
                <w:webHidden/>
              </w:rPr>
              <w:t>15</w:t>
            </w:r>
            <w:r>
              <w:rPr>
                <w:webHidden/>
              </w:rPr>
              <w:fldChar w:fldCharType="end"/>
            </w:r>
            <w:r w:rsidRPr="00B51B10">
              <w:rPr>
                <w:rStyle w:val="a4"/>
              </w:rPr>
              <w:fldChar w:fldCharType="end"/>
            </w:r>
          </w:ins>
        </w:p>
        <w:p w14:paraId="47616C6E" w14:textId="77777777" w:rsidR="00267D66" w:rsidRDefault="00267D66">
          <w:pPr>
            <w:pStyle w:val="20"/>
            <w:rPr>
              <w:ins w:id="48" w:author="Jyun Asakura" w:date="2014-11-06T02:07:00Z"/>
              <w:rFonts w:asciiTheme="minorHAnsi" w:eastAsiaTheme="minorEastAsia" w:hAnsiTheme="minorHAnsi" w:cstheme="minorBidi"/>
              <w:noProof/>
              <w:sz w:val="22"/>
              <w:szCs w:val="22"/>
              <w:lang w:eastAsia="ja-JP"/>
            </w:rPr>
          </w:pPr>
          <w:ins w:id="49" w:author="Jyun Asakura" w:date="2014-11-06T02:07:00Z">
            <w:r w:rsidRPr="00B51B10">
              <w:rPr>
                <w:rStyle w:val="a4"/>
                <w:noProof/>
              </w:rPr>
              <w:fldChar w:fldCharType="begin"/>
            </w:r>
            <w:r w:rsidRPr="00B51B10">
              <w:rPr>
                <w:rStyle w:val="a4"/>
                <w:noProof/>
              </w:rPr>
              <w:instrText xml:space="preserve"> </w:instrText>
            </w:r>
            <w:r>
              <w:rPr>
                <w:noProof/>
              </w:rPr>
              <w:instrText>HYPERLINK \l "_Toc403003010"</w:instrText>
            </w:r>
            <w:r w:rsidRPr="00B51B10">
              <w:rPr>
                <w:rStyle w:val="a4"/>
                <w:noProof/>
              </w:rPr>
              <w:instrText xml:space="preserve"> </w:instrText>
            </w:r>
            <w:r w:rsidRPr="00B51B10">
              <w:rPr>
                <w:rStyle w:val="a4"/>
                <w:noProof/>
              </w:rPr>
              <w:fldChar w:fldCharType="separate"/>
            </w:r>
            <w:r w:rsidRPr="00B51B10">
              <w:rPr>
                <w:rStyle w:val="a4"/>
                <w:noProof/>
                <w:lang w:eastAsia="zh-CN"/>
              </w:rPr>
              <w:t>4.1</w:t>
            </w:r>
            <w:r>
              <w:rPr>
                <w:rFonts w:asciiTheme="minorHAnsi" w:eastAsiaTheme="minorEastAsia" w:hAnsiTheme="minorHAnsi" w:cstheme="minorBidi"/>
                <w:noProof/>
                <w:sz w:val="22"/>
                <w:szCs w:val="22"/>
                <w:lang w:eastAsia="ja-JP"/>
              </w:rPr>
              <w:tab/>
            </w:r>
            <w:r w:rsidRPr="00B51B10">
              <w:rPr>
                <w:rStyle w:val="a4"/>
                <w:noProof/>
                <w:lang w:eastAsia="zh-CN"/>
              </w:rPr>
              <w:t>Platforms</w:t>
            </w:r>
            <w:r>
              <w:rPr>
                <w:noProof/>
                <w:webHidden/>
              </w:rPr>
              <w:tab/>
            </w:r>
            <w:r>
              <w:rPr>
                <w:noProof/>
                <w:webHidden/>
              </w:rPr>
              <w:fldChar w:fldCharType="begin"/>
            </w:r>
            <w:r>
              <w:rPr>
                <w:noProof/>
                <w:webHidden/>
              </w:rPr>
              <w:instrText xml:space="preserve"> PAGEREF _Toc403003010 \h </w:instrText>
            </w:r>
          </w:ins>
          <w:r>
            <w:rPr>
              <w:noProof/>
              <w:webHidden/>
            </w:rPr>
          </w:r>
          <w:r>
            <w:rPr>
              <w:noProof/>
              <w:webHidden/>
            </w:rPr>
            <w:fldChar w:fldCharType="separate"/>
          </w:r>
          <w:ins w:id="50" w:author="Jyun Asakura" w:date="2014-11-06T02:07:00Z">
            <w:r>
              <w:rPr>
                <w:noProof/>
                <w:webHidden/>
              </w:rPr>
              <w:t>15</w:t>
            </w:r>
            <w:r>
              <w:rPr>
                <w:noProof/>
                <w:webHidden/>
              </w:rPr>
              <w:fldChar w:fldCharType="end"/>
            </w:r>
            <w:r w:rsidRPr="00B51B10">
              <w:rPr>
                <w:rStyle w:val="a4"/>
                <w:noProof/>
              </w:rPr>
              <w:fldChar w:fldCharType="end"/>
            </w:r>
          </w:ins>
        </w:p>
        <w:p w14:paraId="7F897FD0" w14:textId="77777777" w:rsidR="00267D66" w:rsidRDefault="00267D66">
          <w:pPr>
            <w:pStyle w:val="20"/>
            <w:rPr>
              <w:ins w:id="51" w:author="Jyun Asakura" w:date="2014-11-06T02:07:00Z"/>
              <w:rFonts w:asciiTheme="minorHAnsi" w:eastAsiaTheme="minorEastAsia" w:hAnsiTheme="minorHAnsi" w:cstheme="minorBidi"/>
              <w:noProof/>
              <w:sz w:val="22"/>
              <w:szCs w:val="22"/>
              <w:lang w:eastAsia="ja-JP"/>
            </w:rPr>
          </w:pPr>
          <w:ins w:id="52" w:author="Jyun Asakura" w:date="2014-11-06T02:07:00Z">
            <w:r w:rsidRPr="00B51B10">
              <w:rPr>
                <w:rStyle w:val="a4"/>
                <w:noProof/>
              </w:rPr>
              <w:fldChar w:fldCharType="begin"/>
            </w:r>
            <w:r w:rsidRPr="00B51B10">
              <w:rPr>
                <w:rStyle w:val="a4"/>
                <w:noProof/>
              </w:rPr>
              <w:instrText xml:space="preserve"> </w:instrText>
            </w:r>
            <w:r>
              <w:rPr>
                <w:noProof/>
              </w:rPr>
              <w:instrText>HYPERLINK \l "_Toc403003011"</w:instrText>
            </w:r>
            <w:r w:rsidRPr="00B51B10">
              <w:rPr>
                <w:rStyle w:val="a4"/>
                <w:noProof/>
              </w:rPr>
              <w:instrText xml:space="preserve"> </w:instrText>
            </w:r>
            <w:r w:rsidRPr="00B51B10">
              <w:rPr>
                <w:rStyle w:val="a4"/>
                <w:noProof/>
              </w:rPr>
              <w:fldChar w:fldCharType="separate"/>
            </w:r>
            <w:r w:rsidRPr="00B51B10">
              <w:rPr>
                <w:rStyle w:val="a4"/>
                <w:noProof/>
                <w:lang w:eastAsia="zh-CN"/>
              </w:rPr>
              <w:t>4.2</w:t>
            </w:r>
            <w:r>
              <w:rPr>
                <w:rFonts w:asciiTheme="minorHAnsi" w:eastAsiaTheme="minorEastAsia" w:hAnsiTheme="minorHAnsi" w:cstheme="minorBidi"/>
                <w:noProof/>
                <w:sz w:val="22"/>
                <w:szCs w:val="22"/>
                <w:lang w:eastAsia="ja-JP"/>
              </w:rPr>
              <w:tab/>
            </w:r>
            <w:r w:rsidRPr="00B51B10">
              <w:rPr>
                <w:rStyle w:val="a4"/>
                <w:noProof/>
              </w:rPr>
              <w:t>Architecture</w:t>
            </w:r>
            <w:r>
              <w:rPr>
                <w:noProof/>
                <w:webHidden/>
              </w:rPr>
              <w:tab/>
            </w:r>
            <w:r>
              <w:rPr>
                <w:noProof/>
                <w:webHidden/>
              </w:rPr>
              <w:fldChar w:fldCharType="begin"/>
            </w:r>
            <w:r>
              <w:rPr>
                <w:noProof/>
                <w:webHidden/>
              </w:rPr>
              <w:instrText xml:space="preserve"> PAGEREF _Toc403003011 \h </w:instrText>
            </w:r>
          </w:ins>
          <w:r>
            <w:rPr>
              <w:noProof/>
              <w:webHidden/>
            </w:rPr>
          </w:r>
          <w:r>
            <w:rPr>
              <w:noProof/>
              <w:webHidden/>
            </w:rPr>
            <w:fldChar w:fldCharType="separate"/>
          </w:r>
          <w:ins w:id="53" w:author="Jyun Asakura" w:date="2014-11-06T02:07:00Z">
            <w:r>
              <w:rPr>
                <w:noProof/>
                <w:webHidden/>
              </w:rPr>
              <w:t>15</w:t>
            </w:r>
            <w:r>
              <w:rPr>
                <w:noProof/>
                <w:webHidden/>
              </w:rPr>
              <w:fldChar w:fldCharType="end"/>
            </w:r>
            <w:r w:rsidRPr="00B51B10">
              <w:rPr>
                <w:rStyle w:val="a4"/>
                <w:noProof/>
              </w:rPr>
              <w:fldChar w:fldCharType="end"/>
            </w:r>
          </w:ins>
        </w:p>
        <w:p w14:paraId="58F9562E" w14:textId="77777777" w:rsidR="00267D66" w:rsidRDefault="00267D66">
          <w:pPr>
            <w:pStyle w:val="20"/>
            <w:rPr>
              <w:ins w:id="54" w:author="Jyun Asakura" w:date="2014-11-06T02:07:00Z"/>
              <w:rFonts w:asciiTheme="minorHAnsi" w:eastAsiaTheme="minorEastAsia" w:hAnsiTheme="minorHAnsi" w:cstheme="minorBidi"/>
              <w:noProof/>
              <w:sz w:val="22"/>
              <w:szCs w:val="22"/>
              <w:lang w:eastAsia="ja-JP"/>
            </w:rPr>
          </w:pPr>
          <w:ins w:id="55" w:author="Jyun Asakura" w:date="2014-11-06T02:07:00Z">
            <w:r w:rsidRPr="00B51B10">
              <w:rPr>
                <w:rStyle w:val="a4"/>
                <w:noProof/>
              </w:rPr>
              <w:fldChar w:fldCharType="begin"/>
            </w:r>
            <w:r w:rsidRPr="00B51B10">
              <w:rPr>
                <w:rStyle w:val="a4"/>
                <w:noProof/>
              </w:rPr>
              <w:instrText xml:space="preserve"> </w:instrText>
            </w:r>
            <w:r>
              <w:rPr>
                <w:noProof/>
              </w:rPr>
              <w:instrText>HYPERLINK \l "_Toc403003012"</w:instrText>
            </w:r>
            <w:r w:rsidRPr="00B51B10">
              <w:rPr>
                <w:rStyle w:val="a4"/>
                <w:noProof/>
              </w:rPr>
              <w:instrText xml:space="preserve"> </w:instrText>
            </w:r>
            <w:r w:rsidRPr="00B51B10">
              <w:rPr>
                <w:rStyle w:val="a4"/>
                <w:noProof/>
              </w:rPr>
              <w:fldChar w:fldCharType="separate"/>
            </w:r>
            <w:r w:rsidRPr="00B51B10">
              <w:rPr>
                <w:rStyle w:val="a4"/>
                <w:noProof/>
              </w:rPr>
              <w:t>4.2</w:t>
            </w:r>
            <w:r>
              <w:rPr>
                <w:rFonts w:asciiTheme="minorHAnsi" w:eastAsiaTheme="minorEastAsia" w:hAnsiTheme="minorHAnsi" w:cstheme="minorBidi"/>
                <w:noProof/>
                <w:sz w:val="22"/>
                <w:szCs w:val="22"/>
                <w:lang w:eastAsia="ja-JP"/>
              </w:rPr>
              <w:tab/>
            </w:r>
            <w:r w:rsidRPr="00B51B10">
              <w:rPr>
                <w:rStyle w:val="a4"/>
                <w:noProof/>
              </w:rPr>
              <w:t>Data Modelling</w:t>
            </w:r>
            <w:r>
              <w:rPr>
                <w:noProof/>
                <w:webHidden/>
              </w:rPr>
              <w:tab/>
            </w:r>
            <w:r>
              <w:rPr>
                <w:noProof/>
                <w:webHidden/>
              </w:rPr>
              <w:fldChar w:fldCharType="begin"/>
            </w:r>
            <w:r>
              <w:rPr>
                <w:noProof/>
                <w:webHidden/>
              </w:rPr>
              <w:instrText xml:space="preserve"> PAGEREF _Toc403003012 \h </w:instrText>
            </w:r>
          </w:ins>
          <w:r>
            <w:rPr>
              <w:noProof/>
              <w:webHidden/>
            </w:rPr>
          </w:r>
          <w:r>
            <w:rPr>
              <w:noProof/>
              <w:webHidden/>
            </w:rPr>
            <w:fldChar w:fldCharType="separate"/>
          </w:r>
          <w:ins w:id="56" w:author="Jyun Asakura" w:date="2014-11-06T02:07:00Z">
            <w:r>
              <w:rPr>
                <w:noProof/>
                <w:webHidden/>
              </w:rPr>
              <w:t>17</w:t>
            </w:r>
            <w:r>
              <w:rPr>
                <w:noProof/>
                <w:webHidden/>
              </w:rPr>
              <w:fldChar w:fldCharType="end"/>
            </w:r>
            <w:r w:rsidRPr="00B51B10">
              <w:rPr>
                <w:rStyle w:val="a4"/>
                <w:noProof/>
              </w:rPr>
              <w:fldChar w:fldCharType="end"/>
            </w:r>
          </w:ins>
        </w:p>
        <w:p w14:paraId="706C1A38" w14:textId="77777777" w:rsidR="00267D66" w:rsidRDefault="00267D66">
          <w:pPr>
            <w:pStyle w:val="30"/>
            <w:tabs>
              <w:tab w:val="left" w:pos="1320"/>
              <w:tab w:val="right" w:leader="dot" w:pos="9017"/>
            </w:tabs>
            <w:rPr>
              <w:ins w:id="57" w:author="Jyun Asakura" w:date="2014-11-06T02:07:00Z"/>
              <w:rFonts w:asciiTheme="minorHAnsi" w:eastAsiaTheme="minorEastAsia" w:hAnsiTheme="minorHAnsi" w:cstheme="minorBidi"/>
              <w:noProof/>
              <w:sz w:val="22"/>
              <w:szCs w:val="22"/>
              <w:lang w:eastAsia="ja-JP"/>
            </w:rPr>
          </w:pPr>
          <w:ins w:id="58" w:author="Jyun Asakura" w:date="2014-11-06T02:07:00Z">
            <w:r w:rsidRPr="00B51B10">
              <w:rPr>
                <w:rStyle w:val="a4"/>
                <w:noProof/>
              </w:rPr>
              <w:fldChar w:fldCharType="begin"/>
            </w:r>
            <w:r w:rsidRPr="00B51B10">
              <w:rPr>
                <w:rStyle w:val="a4"/>
                <w:noProof/>
              </w:rPr>
              <w:instrText xml:space="preserve"> </w:instrText>
            </w:r>
            <w:r>
              <w:rPr>
                <w:noProof/>
              </w:rPr>
              <w:instrText>HYPERLINK \l "_Toc403003013"</w:instrText>
            </w:r>
            <w:r w:rsidRPr="00B51B10">
              <w:rPr>
                <w:rStyle w:val="a4"/>
                <w:noProof/>
              </w:rPr>
              <w:instrText xml:space="preserve"> </w:instrText>
            </w:r>
            <w:r w:rsidRPr="00B51B10">
              <w:rPr>
                <w:rStyle w:val="a4"/>
                <w:noProof/>
              </w:rPr>
              <w:fldChar w:fldCharType="separate"/>
            </w:r>
            <w:r w:rsidRPr="00B51B10">
              <w:rPr>
                <w:rStyle w:val="a4"/>
                <w:noProof/>
                <w:lang w:eastAsia="zh-CN"/>
              </w:rPr>
              <w:t>4.2.1</w:t>
            </w:r>
            <w:r>
              <w:rPr>
                <w:rFonts w:asciiTheme="minorHAnsi" w:eastAsiaTheme="minorEastAsia" w:hAnsiTheme="minorHAnsi" w:cstheme="minorBidi"/>
                <w:noProof/>
                <w:sz w:val="22"/>
                <w:szCs w:val="22"/>
                <w:lang w:eastAsia="ja-JP"/>
              </w:rPr>
              <w:tab/>
            </w:r>
            <w:r w:rsidRPr="00B51B10">
              <w:rPr>
                <w:rStyle w:val="a4"/>
                <w:noProof/>
              </w:rPr>
              <w:t>Identifying entity type</w:t>
            </w:r>
            <w:r>
              <w:rPr>
                <w:noProof/>
                <w:webHidden/>
              </w:rPr>
              <w:tab/>
            </w:r>
            <w:r>
              <w:rPr>
                <w:noProof/>
                <w:webHidden/>
              </w:rPr>
              <w:fldChar w:fldCharType="begin"/>
            </w:r>
            <w:r>
              <w:rPr>
                <w:noProof/>
                <w:webHidden/>
              </w:rPr>
              <w:instrText xml:space="preserve"> PAGEREF _Toc403003013 \h </w:instrText>
            </w:r>
          </w:ins>
          <w:r>
            <w:rPr>
              <w:noProof/>
              <w:webHidden/>
            </w:rPr>
          </w:r>
          <w:r>
            <w:rPr>
              <w:noProof/>
              <w:webHidden/>
            </w:rPr>
            <w:fldChar w:fldCharType="separate"/>
          </w:r>
          <w:ins w:id="59" w:author="Jyun Asakura" w:date="2014-11-06T02:07:00Z">
            <w:r>
              <w:rPr>
                <w:noProof/>
                <w:webHidden/>
              </w:rPr>
              <w:t>17</w:t>
            </w:r>
            <w:r>
              <w:rPr>
                <w:noProof/>
                <w:webHidden/>
              </w:rPr>
              <w:fldChar w:fldCharType="end"/>
            </w:r>
            <w:r w:rsidRPr="00B51B10">
              <w:rPr>
                <w:rStyle w:val="a4"/>
                <w:noProof/>
              </w:rPr>
              <w:fldChar w:fldCharType="end"/>
            </w:r>
          </w:ins>
        </w:p>
        <w:p w14:paraId="7E36CBAE" w14:textId="77777777" w:rsidR="00267D66" w:rsidRDefault="00267D66">
          <w:pPr>
            <w:pStyle w:val="20"/>
            <w:rPr>
              <w:ins w:id="60" w:author="Jyun Asakura" w:date="2014-11-06T02:07:00Z"/>
              <w:rFonts w:asciiTheme="minorHAnsi" w:eastAsiaTheme="minorEastAsia" w:hAnsiTheme="minorHAnsi" w:cstheme="minorBidi"/>
              <w:noProof/>
              <w:sz w:val="22"/>
              <w:szCs w:val="22"/>
              <w:lang w:eastAsia="ja-JP"/>
            </w:rPr>
          </w:pPr>
          <w:ins w:id="61" w:author="Jyun Asakura" w:date="2014-11-06T02:07:00Z">
            <w:r w:rsidRPr="00B51B10">
              <w:rPr>
                <w:rStyle w:val="a4"/>
                <w:noProof/>
              </w:rPr>
              <w:fldChar w:fldCharType="begin"/>
            </w:r>
            <w:r w:rsidRPr="00B51B10">
              <w:rPr>
                <w:rStyle w:val="a4"/>
                <w:noProof/>
              </w:rPr>
              <w:instrText xml:space="preserve"> </w:instrText>
            </w:r>
            <w:r>
              <w:rPr>
                <w:noProof/>
              </w:rPr>
              <w:instrText>HYPERLINK \l "_Toc403003014"</w:instrText>
            </w:r>
            <w:r w:rsidRPr="00B51B10">
              <w:rPr>
                <w:rStyle w:val="a4"/>
                <w:noProof/>
              </w:rPr>
              <w:instrText xml:space="preserve"> </w:instrText>
            </w:r>
            <w:r w:rsidRPr="00B51B10">
              <w:rPr>
                <w:rStyle w:val="a4"/>
                <w:noProof/>
              </w:rPr>
              <w:fldChar w:fldCharType="separate"/>
            </w:r>
            <w:r w:rsidRPr="00B51B10">
              <w:rPr>
                <w:rStyle w:val="a4"/>
                <w:noProof/>
              </w:rPr>
              <w:t>4.3</w:t>
            </w:r>
            <w:r>
              <w:rPr>
                <w:rFonts w:asciiTheme="minorHAnsi" w:eastAsiaTheme="minorEastAsia" w:hAnsiTheme="minorHAnsi" w:cstheme="minorBidi"/>
                <w:noProof/>
                <w:sz w:val="22"/>
                <w:szCs w:val="22"/>
                <w:lang w:eastAsia="ja-JP"/>
              </w:rPr>
              <w:tab/>
            </w:r>
            <w:r w:rsidRPr="00B51B10">
              <w:rPr>
                <w:rStyle w:val="a4"/>
                <w:noProof/>
              </w:rPr>
              <w:t>Enhancement to existing system</w:t>
            </w:r>
            <w:r>
              <w:rPr>
                <w:noProof/>
                <w:webHidden/>
              </w:rPr>
              <w:tab/>
            </w:r>
            <w:r>
              <w:rPr>
                <w:noProof/>
                <w:webHidden/>
              </w:rPr>
              <w:fldChar w:fldCharType="begin"/>
            </w:r>
            <w:r>
              <w:rPr>
                <w:noProof/>
                <w:webHidden/>
              </w:rPr>
              <w:instrText xml:space="preserve"> PAGEREF _Toc403003014 \h </w:instrText>
            </w:r>
          </w:ins>
          <w:r>
            <w:rPr>
              <w:noProof/>
              <w:webHidden/>
            </w:rPr>
          </w:r>
          <w:r>
            <w:rPr>
              <w:noProof/>
              <w:webHidden/>
            </w:rPr>
            <w:fldChar w:fldCharType="separate"/>
          </w:r>
          <w:ins w:id="62" w:author="Jyun Asakura" w:date="2014-11-06T02:07:00Z">
            <w:r>
              <w:rPr>
                <w:noProof/>
                <w:webHidden/>
              </w:rPr>
              <w:t>23</w:t>
            </w:r>
            <w:r>
              <w:rPr>
                <w:noProof/>
                <w:webHidden/>
              </w:rPr>
              <w:fldChar w:fldCharType="end"/>
            </w:r>
            <w:r w:rsidRPr="00B51B10">
              <w:rPr>
                <w:rStyle w:val="a4"/>
                <w:noProof/>
              </w:rPr>
              <w:fldChar w:fldCharType="end"/>
            </w:r>
          </w:ins>
        </w:p>
        <w:p w14:paraId="1730BD70" w14:textId="77777777" w:rsidR="00267D66" w:rsidRDefault="00267D66">
          <w:pPr>
            <w:pStyle w:val="20"/>
            <w:rPr>
              <w:ins w:id="63" w:author="Jyun Asakura" w:date="2014-11-06T02:07:00Z"/>
              <w:rFonts w:asciiTheme="minorHAnsi" w:eastAsiaTheme="minorEastAsia" w:hAnsiTheme="minorHAnsi" w:cstheme="minorBidi"/>
              <w:noProof/>
              <w:sz w:val="22"/>
              <w:szCs w:val="22"/>
              <w:lang w:eastAsia="ja-JP"/>
            </w:rPr>
          </w:pPr>
          <w:ins w:id="64" w:author="Jyun Asakura" w:date="2014-11-06T02:07:00Z">
            <w:r w:rsidRPr="00B51B10">
              <w:rPr>
                <w:rStyle w:val="a4"/>
                <w:noProof/>
              </w:rPr>
              <w:fldChar w:fldCharType="begin"/>
            </w:r>
            <w:r w:rsidRPr="00B51B10">
              <w:rPr>
                <w:rStyle w:val="a4"/>
                <w:noProof/>
              </w:rPr>
              <w:instrText xml:space="preserve"> </w:instrText>
            </w:r>
            <w:r>
              <w:rPr>
                <w:noProof/>
              </w:rPr>
              <w:instrText>HYPERLINK \l "_Toc403003015"</w:instrText>
            </w:r>
            <w:r w:rsidRPr="00B51B10">
              <w:rPr>
                <w:rStyle w:val="a4"/>
                <w:noProof/>
              </w:rPr>
              <w:instrText xml:space="preserve"> </w:instrText>
            </w:r>
            <w:r w:rsidRPr="00B51B10">
              <w:rPr>
                <w:rStyle w:val="a4"/>
                <w:noProof/>
              </w:rPr>
              <w:fldChar w:fldCharType="separate"/>
            </w:r>
            <w:r w:rsidRPr="00B51B10">
              <w:rPr>
                <w:rStyle w:val="a4"/>
                <w:noProof/>
              </w:rPr>
              <w:t>4.4</w:t>
            </w:r>
            <w:r>
              <w:rPr>
                <w:rFonts w:asciiTheme="minorHAnsi" w:eastAsiaTheme="minorEastAsia" w:hAnsiTheme="minorHAnsi" w:cstheme="minorBidi"/>
                <w:noProof/>
                <w:sz w:val="22"/>
                <w:szCs w:val="22"/>
                <w:lang w:eastAsia="ja-JP"/>
              </w:rPr>
              <w:tab/>
            </w:r>
            <w:r w:rsidRPr="00B51B10">
              <w:rPr>
                <w:rStyle w:val="a4"/>
                <w:noProof/>
              </w:rPr>
              <w:t>Key problems and their solutions</w:t>
            </w:r>
            <w:r>
              <w:rPr>
                <w:noProof/>
                <w:webHidden/>
              </w:rPr>
              <w:tab/>
            </w:r>
            <w:r>
              <w:rPr>
                <w:noProof/>
                <w:webHidden/>
              </w:rPr>
              <w:fldChar w:fldCharType="begin"/>
            </w:r>
            <w:r>
              <w:rPr>
                <w:noProof/>
                <w:webHidden/>
              </w:rPr>
              <w:instrText xml:space="preserve"> PAGEREF _Toc403003015 \h </w:instrText>
            </w:r>
          </w:ins>
          <w:r>
            <w:rPr>
              <w:noProof/>
              <w:webHidden/>
            </w:rPr>
          </w:r>
          <w:r>
            <w:rPr>
              <w:noProof/>
              <w:webHidden/>
            </w:rPr>
            <w:fldChar w:fldCharType="separate"/>
          </w:r>
          <w:ins w:id="65" w:author="Jyun Asakura" w:date="2014-11-06T02:07:00Z">
            <w:r>
              <w:rPr>
                <w:noProof/>
                <w:webHidden/>
              </w:rPr>
              <w:t>23</w:t>
            </w:r>
            <w:r>
              <w:rPr>
                <w:noProof/>
                <w:webHidden/>
              </w:rPr>
              <w:fldChar w:fldCharType="end"/>
            </w:r>
            <w:r w:rsidRPr="00B51B10">
              <w:rPr>
                <w:rStyle w:val="a4"/>
                <w:noProof/>
              </w:rPr>
              <w:fldChar w:fldCharType="end"/>
            </w:r>
          </w:ins>
        </w:p>
        <w:p w14:paraId="43E02277" w14:textId="77777777" w:rsidR="00267D66" w:rsidRDefault="00267D66">
          <w:pPr>
            <w:pStyle w:val="10"/>
            <w:rPr>
              <w:ins w:id="66" w:author="Jyun Asakura" w:date="2014-11-06T02:07:00Z"/>
              <w:rFonts w:asciiTheme="minorHAnsi" w:eastAsiaTheme="minorEastAsia" w:hAnsiTheme="minorHAnsi" w:cstheme="minorBidi"/>
              <w:sz w:val="22"/>
              <w:szCs w:val="22"/>
              <w:lang w:eastAsia="ja-JP"/>
            </w:rPr>
          </w:pPr>
          <w:ins w:id="67" w:author="Jyun Asakura" w:date="2014-11-06T02:07:00Z">
            <w:r w:rsidRPr="00B51B10">
              <w:rPr>
                <w:rStyle w:val="a4"/>
              </w:rPr>
              <w:fldChar w:fldCharType="begin"/>
            </w:r>
            <w:r w:rsidRPr="00B51B10">
              <w:rPr>
                <w:rStyle w:val="a4"/>
              </w:rPr>
              <w:instrText xml:space="preserve"> </w:instrText>
            </w:r>
            <w:r>
              <w:instrText>HYPERLINK \l "_Toc403003016"</w:instrText>
            </w:r>
            <w:r w:rsidRPr="00B51B10">
              <w:rPr>
                <w:rStyle w:val="a4"/>
              </w:rPr>
              <w:instrText xml:space="preserve"> </w:instrText>
            </w:r>
            <w:r w:rsidRPr="00B51B10">
              <w:rPr>
                <w:rStyle w:val="a4"/>
              </w:rPr>
              <w:fldChar w:fldCharType="separate"/>
            </w:r>
            <w:r w:rsidRPr="00B51B10">
              <w:rPr>
                <w:rStyle w:val="a4"/>
              </w:rPr>
              <w:t>5</w:t>
            </w:r>
            <w:r>
              <w:rPr>
                <w:rFonts w:asciiTheme="minorHAnsi" w:eastAsiaTheme="minorEastAsia" w:hAnsiTheme="minorHAnsi" w:cstheme="minorBidi"/>
                <w:sz w:val="22"/>
                <w:szCs w:val="22"/>
                <w:lang w:eastAsia="ja-JP"/>
              </w:rPr>
              <w:tab/>
            </w:r>
            <w:r w:rsidRPr="00B51B10">
              <w:rPr>
                <w:rStyle w:val="a4"/>
              </w:rPr>
              <w:t>Results and discussion</w:t>
            </w:r>
            <w:r>
              <w:rPr>
                <w:webHidden/>
              </w:rPr>
              <w:tab/>
            </w:r>
            <w:r>
              <w:rPr>
                <w:webHidden/>
              </w:rPr>
              <w:fldChar w:fldCharType="begin"/>
            </w:r>
            <w:r>
              <w:rPr>
                <w:webHidden/>
              </w:rPr>
              <w:instrText xml:space="preserve"> PAGEREF _Toc403003016 \h </w:instrText>
            </w:r>
          </w:ins>
          <w:r>
            <w:rPr>
              <w:webHidden/>
            </w:rPr>
          </w:r>
          <w:r>
            <w:rPr>
              <w:webHidden/>
            </w:rPr>
            <w:fldChar w:fldCharType="separate"/>
          </w:r>
          <w:ins w:id="68" w:author="Jyun Asakura" w:date="2014-11-06T02:07:00Z">
            <w:r>
              <w:rPr>
                <w:webHidden/>
              </w:rPr>
              <w:t>24</w:t>
            </w:r>
            <w:r>
              <w:rPr>
                <w:webHidden/>
              </w:rPr>
              <w:fldChar w:fldCharType="end"/>
            </w:r>
            <w:r w:rsidRPr="00B51B10">
              <w:rPr>
                <w:rStyle w:val="a4"/>
              </w:rPr>
              <w:fldChar w:fldCharType="end"/>
            </w:r>
          </w:ins>
        </w:p>
        <w:p w14:paraId="08971297" w14:textId="77777777" w:rsidR="00267D66" w:rsidRDefault="00267D66">
          <w:pPr>
            <w:pStyle w:val="20"/>
            <w:rPr>
              <w:ins w:id="69" w:author="Jyun Asakura" w:date="2014-11-06T02:07:00Z"/>
              <w:rFonts w:asciiTheme="minorHAnsi" w:eastAsiaTheme="minorEastAsia" w:hAnsiTheme="minorHAnsi" w:cstheme="minorBidi"/>
              <w:noProof/>
              <w:sz w:val="22"/>
              <w:szCs w:val="22"/>
              <w:lang w:eastAsia="ja-JP"/>
            </w:rPr>
          </w:pPr>
          <w:ins w:id="70" w:author="Jyun Asakura" w:date="2014-11-06T02:07:00Z">
            <w:r w:rsidRPr="00B51B10">
              <w:rPr>
                <w:rStyle w:val="a4"/>
                <w:noProof/>
              </w:rPr>
              <w:fldChar w:fldCharType="begin"/>
            </w:r>
            <w:r w:rsidRPr="00B51B10">
              <w:rPr>
                <w:rStyle w:val="a4"/>
                <w:noProof/>
              </w:rPr>
              <w:instrText xml:space="preserve"> </w:instrText>
            </w:r>
            <w:r>
              <w:rPr>
                <w:noProof/>
              </w:rPr>
              <w:instrText>HYPERLINK \l "_Toc403003017"</w:instrText>
            </w:r>
            <w:r w:rsidRPr="00B51B10">
              <w:rPr>
                <w:rStyle w:val="a4"/>
                <w:noProof/>
              </w:rPr>
              <w:instrText xml:space="preserve"> </w:instrText>
            </w:r>
            <w:r w:rsidRPr="00B51B10">
              <w:rPr>
                <w:rStyle w:val="a4"/>
                <w:noProof/>
              </w:rPr>
              <w:fldChar w:fldCharType="separate"/>
            </w:r>
            <w:r w:rsidRPr="00B51B10">
              <w:rPr>
                <w:rStyle w:val="a4"/>
                <w:noProof/>
              </w:rPr>
              <w:t>5.1</w:t>
            </w:r>
            <w:r>
              <w:rPr>
                <w:rFonts w:asciiTheme="minorHAnsi" w:eastAsiaTheme="minorEastAsia" w:hAnsiTheme="minorHAnsi" w:cstheme="minorBidi"/>
                <w:noProof/>
                <w:sz w:val="22"/>
                <w:szCs w:val="22"/>
                <w:lang w:eastAsia="ja-JP"/>
              </w:rPr>
              <w:tab/>
            </w:r>
            <w:r w:rsidRPr="00B51B10">
              <w:rPr>
                <w:rStyle w:val="a4"/>
                <w:noProof/>
              </w:rPr>
              <w:t>Project Outcome</w:t>
            </w:r>
            <w:r>
              <w:rPr>
                <w:noProof/>
                <w:webHidden/>
              </w:rPr>
              <w:tab/>
            </w:r>
            <w:r>
              <w:rPr>
                <w:noProof/>
                <w:webHidden/>
              </w:rPr>
              <w:fldChar w:fldCharType="begin"/>
            </w:r>
            <w:r>
              <w:rPr>
                <w:noProof/>
                <w:webHidden/>
              </w:rPr>
              <w:instrText xml:space="preserve"> PAGEREF _Toc403003017 \h </w:instrText>
            </w:r>
          </w:ins>
          <w:r>
            <w:rPr>
              <w:noProof/>
              <w:webHidden/>
            </w:rPr>
          </w:r>
          <w:r>
            <w:rPr>
              <w:noProof/>
              <w:webHidden/>
            </w:rPr>
            <w:fldChar w:fldCharType="separate"/>
          </w:r>
          <w:ins w:id="71" w:author="Jyun Asakura" w:date="2014-11-06T02:07:00Z">
            <w:r>
              <w:rPr>
                <w:noProof/>
                <w:webHidden/>
              </w:rPr>
              <w:t>24</w:t>
            </w:r>
            <w:r>
              <w:rPr>
                <w:noProof/>
                <w:webHidden/>
              </w:rPr>
              <w:fldChar w:fldCharType="end"/>
            </w:r>
            <w:r w:rsidRPr="00B51B10">
              <w:rPr>
                <w:rStyle w:val="a4"/>
                <w:noProof/>
              </w:rPr>
              <w:fldChar w:fldCharType="end"/>
            </w:r>
          </w:ins>
        </w:p>
        <w:p w14:paraId="26B0D8CA" w14:textId="77777777" w:rsidR="00267D66" w:rsidRDefault="00267D66">
          <w:pPr>
            <w:pStyle w:val="20"/>
            <w:rPr>
              <w:ins w:id="72" w:author="Jyun Asakura" w:date="2014-11-06T02:07:00Z"/>
              <w:rFonts w:asciiTheme="minorHAnsi" w:eastAsiaTheme="minorEastAsia" w:hAnsiTheme="minorHAnsi" w:cstheme="minorBidi"/>
              <w:noProof/>
              <w:sz w:val="22"/>
              <w:szCs w:val="22"/>
              <w:lang w:eastAsia="ja-JP"/>
            </w:rPr>
          </w:pPr>
          <w:ins w:id="73" w:author="Jyun Asakura" w:date="2014-11-06T02:07:00Z">
            <w:r w:rsidRPr="00B51B10">
              <w:rPr>
                <w:rStyle w:val="a4"/>
                <w:noProof/>
              </w:rPr>
              <w:fldChar w:fldCharType="begin"/>
            </w:r>
            <w:r w:rsidRPr="00B51B10">
              <w:rPr>
                <w:rStyle w:val="a4"/>
                <w:noProof/>
              </w:rPr>
              <w:instrText xml:space="preserve"> </w:instrText>
            </w:r>
            <w:r>
              <w:rPr>
                <w:noProof/>
              </w:rPr>
              <w:instrText>HYPERLINK \l "_Toc403003018"</w:instrText>
            </w:r>
            <w:r w:rsidRPr="00B51B10">
              <w:rPr>
                <w:rStyle w:val="a4"/>
                <w:noProof/>
              </w:rPr>
              <w:instrText xml:space="preserve"> </w:instrText>
            </w:r>
            <w:r w:rsidRPr="00B51B10">
              <w:rPr>
                <w:rStyle w:val="a4"/>
                <w:noProof/>
              </w:rPr>
              <w:fldChar w:fldCharType="separate"/>
            </w:r>
            <w:r w:rsidRPr="00B51B10">
              <w:rPr>
                <w:rStyle w:val="a4"/>
                <w:noProof/>
              </w:rPr>
              <w:t>5.2</w:t>
            </w:r>
            <w:r>
              <w:rPr>
                <w:rFonts w:asciiTheme="minorHAnsi" w:eastAsiaTheme="minorEastAsia" w:hAnsiTheme="minorHAnsi" w:cstheme="minorBidi"/>
                <w:noProof/>
                <w:sz w:val="22"/>
                <w:szCs w:val="22"/>
                <w:lang w:eastAsia="ja-JP"/>
              </w:rPr>
              <w:tab/>
            </w:r>
            <w:r w:rsidRPr="00B51B10">
              <w:rPr>
                <w:rStyle w:val="a4"/>
                <w:noProof/>
              </w:rPr>
              <w:t>System evaluation</w:t>
            </w:r>
            <w:r>
              <w:rPr>
                <w:noProof/>
                <w:webHidden/>
              </w:rPr>
              <w:tab/>
            </w:r>
            <w:r>
              <w:rPr>
                <w:noProof/>
                <w:webHidden/>
              </w:rPr>
              <w:fldChar w:fldCharType="begin"/>
            </w:r>
            <w:r>
              <w:rPr>
                <w:noProof/>
                <w:webHidden/>
              </w:rPr>
              <w:instrText xml:space="preserve"> PAGEREF _Toc403003018 \h </w:instrText>
            </w:r>
          </w:ins>
          <w:r>
            <w:rPr>
              <w:noProof/>
              <w:webHidden/>
            </w:rPr>
          </w:r>
          <w:r>
            <w:rPr>
              <w:noProof/>
              <w:webHidden/>
            </w:rPr>
            <w:fldChar w:fldCharType="separate"/>
          </w:r>
          <w:ins w:id="74" w:author="Jyun Asakura" w:date="2014-11-06T02:07:00Z">
            <w:r>
              <w:rPr>
                <w:noProof/>
                <w:webHidden/>
              </w:rPr>
              <w:t>25</w:t>
            </w:r>
            <w:r>
              <w:rPr>
                <w:noProof/>
                <w:webHidden/>
              </w:rPr>
              <w:fldChar w:fldCharType="end"/>
            </w:r>
            <w:r w:rsidRPr="00B51B10">
              <w:rPr>
                <w:rStyle w:val="a4"/>
                <w:noProof/>
              </w:rPr>
              <w:fldChar w:fldCharType="end"/>
            </w:r>
          </w:ins>
        </w:p>
        <w:p w14:paraId="69797E1E" w14:textId="77777777" w:rsidR="00267D66" w:rsidRDefault="00267D66">
          <w:pPr>
            <w:pStyle w:val="30"/>
            <w:tabs>
              <w:tab w:val="left" w:pos="1320"/>
              <w:tab w:val="right" w:leader="dot" w:pos="9017"/>
            </w:tabs>
            <w:rPr>
              <w:ins w:id="75" w:author="Jyun Asakura" w:date="2014-11-06T02:07:00Z"/>
              <w:rFonts w:asciiTheme="minorHAnsi" w:eastAsiaTheme="minorEastAsia" w:hAnsiTheme="minorHAnsi" w:cstheme="minorBidi"/>
              <w:noProof/>
              <w:sz w:val="22"/>
              <w:szCs w:val="22"/>
              <w:lang w:eastAsia="ja-JP"/>
            </w:rPr>
          </w:pPr>
          <w:ins w:id="76" w:author="Jyun Asakura" w:date="2014-11-06T02:07:00Z">
            <w:r w:rsidRPr="00B51B10">
              <w:rPr>
                <w:rStyle w:val="a4"/>
                <w:noProof/>
              </w:rPr>
              <w:fldChar w:fldCharType="begin"/>
            </w:r>
            <w:r w:rsidRPr="00B51B10">
              <w:rPr>
                <w:rStyle w:val="a4"/>
                <w:noProof/>
              </w:rPr>
              <w:instrText xml:space="preserve"> </w:instrText>
            </w:r>
            <w:r>
              <w:rPr>
                <w:noProof/>
              </w:rPr>
              <w:instrText>HYPERLINK \l "_Toc403003019"</w:instrText>
            </w:r>
            <w:r w:rsidRPr="00B51B10">
              <w:rPr>
                <w:rStyle w:val="a4"/>
                <w:noProof/>
              </w:rPr>
              <w:instrText xml:space="preserve"> </w:instrText>
            </w:r>
            <w:r w:rsidRPr="00B51B10">
              <w:rPr>
                <w:rStyle w:val="a4"/>
                <w:noProof/>
              </w:rPr>
              <w:fldChar w:fldCharType="separate"/>
            </w:r>
            <w:r w:rsidRPr="00B51B10">
              <w:rPr>
                <w:rStyle w:val="a4"/>
                <w:noProof/>
                <w:lang w:eastAsia="zh-HK"/>
              </w:rPr>
              <w:t>5.2.1</w:t>
            </w:r>
            <w:r>
              <w:rPr>
                <w:rFonts w:asciiTheme="minorHAnsi" w:eastAsiaTheme="minorEastAsia" w:hAnsiTheme="minorHAnsi" w:cstheme="minorBidi"/>
                <w:noProof/>
                <w:sz w:val="22"/>
                <w:szCs w:val="22"/>
                <w:lang w:eastAsia="ja-JP"/>
              </w:rPr>
              <w:tab/>
            </w:r>
            <w:r w:rsidRPr="00B51B10">
              <w:rPr>
                <w:rStyle w:val="a4"/>
                <w:noProof/>
                <w:lang w:eastAsia="zh-HK"/>
              </w:rPr>
              <w:t>Test Case</w:t>
            </w:r>
            <w:r>
              <w:rPr>
                <w:noProof/>
                <w:webHidden/>
              </w:rPr>
              <w:tab/>
            </w:r>
            <w:r>
              <w:rPr>
                <w:noProof/>
                <w:webHidden/>
              </w:rPr>
              <w:fldChar w:fldCharType="begin"/>
            </w:r>
            <w:r>
              <w:rPr>
                <w:noProof/>
                <w:webHidden/>
              </w:rPr>
              <w:instrText xml:space="preserve"> PAGEREF _Toc403003019 \h </w:instrText>
            </w:r>
          </w:ins>
          <w:r>
            <w:rPr>
              <w:noProof/>
              <w:webHidden/>
            </w:rPr>
          </w:r>
          <w:r>
            <w:rPr>
              <w:noProof/>
              <w:webHidden/>
            </w:rPr>
            <w:fldChar w:fldCharType="separate"/>
          </w:r>
          <w:ins w:id="77" w:author="Jyun Asakura" w:date="2014-11-06T02:07:00Z">
            <w:r>
              <w:rPr>
                <w:noProof/>
                <w:webHidden/>
              </w:rPr>
              <w:t>26</w:t>
            </w:r>
            <w:r>
              <w:rPr>
                <w:noProof/>
                <w:webHidden/>
              </w:rPr>
              <w:fldChar w:fldCharType="end"/>
            </w:r>
            <w:r w:rsidRPr="00B51B10">
              <w:rPr>
                <w:rStyle w:val="a4"/>
                <w:noProof/>
              </w:rPr>
              <w:fldChar w:fldCharType="end"/>
            </w:r>
          </w:ins>
        </w:p>
        <w:p w14:paraId="74E842B3" w14:textId="77777777" w:rsidR="00267D66" w:rsidRDefault="00267D66">
          <w:pPr>
            <w:pStyle w:val="10"/>
            <w:rPr>
              <w:ins w:id="78" w:author="Jyun Asakura" w:date="2014-11-06T02:07:00Z"/>
              <w:rFonts w:asciiTheme="minorHAnsi" w:eastAsiaTheme="minorEastAsia" w:hAnsiTheme="minorHAnsi" w:cstheme="minorBidi"/>
              <w:sz w:val="22"/>
              <w:szCs w:val="22"/>
              <w:lang w:eastAsia="ja-JP"/>
            </w:rPr>
          </w:pPr>
          <w:ins w:id="79" w:author="Jyun Asakura" w:date="2014-11-06T02:07:00Z">
            <w:r w:rsidRPr="00B51B10">
              <w:rPr>
                <w:rStyle w:val="a4"/>
              </w:rPr>
              <w:fldChar w:fldCharType="begin"/>
            </w:r>
            <w:r w:rsidRPr="00B51B10">
              <w:rPr>
                <w:rStyle w:val="a4"/>
              </w:rPr>
              <w:instrText xml:space="preserve"> </w:instrText>
            </w:r>
            <w:r>
              <w:instrText>HYPERLINK \l "_Toc403003020"</w:instrText>
            </w:r>
            <w:r w:rsidRPr="00B51B10">
              <w:rPr>
                <w:rStyle w:val="a4"/>
              </w:rPr>
              <w:instrText xml:space="preserve"> </w:instrText>
            </w:r>
            <w:r w:rsidRPr="00B51B10">
              <w:rPr>
                <w:rStyle w:val="a4"/>
              </w:rPr>
              <w:fldChar w:fldCharType="separate"/>
            </w:r>
            <w:r w:rsidRPr="00B51B10">
              <w:rPr>
                <w:rStyle w:val="a4"/>
              </w:rPr>
              <w:t>Appendix</w:t>
            </w:r>
            <w:r>
              <w:rPr>
                <w:webHidden/>
              </w:rPr>
              <w:tab/>
            </w:r>
            <w:r>
              <w:rPr>
                <w:webHidden/>
              </w:rPr>
              <w:fldChar w:fldCharType="begin"/>
            </w:r>
            <w:r>
              <w:rPr>
                <w:webHidden/>
              </w:rPr>
              <w:instrText xml:space="preserve"> PAGEREF _Toc403003020 \h </w:instrText>
            </w:r>
          </w:ins>
          <w:r>
            <w:rPr>
              <w:webHidden/>
            </w:rPr>
          </w:r>
          <w:r>
            <w:rPr>
              <w:webHidden/>
            </w:rPr>
            <w:fldChar w:fldCharType="separate"/>
          </w:r>
          <w:ins w:id="80" w:author="Jyun Asakura" w:date="2014-11-06T02:07:00Z">
            <w:r>
              <w:rPr>
                <w:webHidden/>
              </w:rPr>
              <w:t>27</w:t>
            </w:r>
            <w:r>
              <w:rPr>
                <w:webHidden/>
              </w:rPr>
              <w:fldChar w:fldCharType="end"/>
            </w:r>
            <w:r w:rsidRPr="00B51B10">
              <w:rPr>
                <w:rStyle w:val="a4"/>
              </w:rPr>
              <w:fldChar w:fldCharType="end"/>
            </w:r>
          </w:ins>
        </w:p>
        <w:p w14:paraId="0D53CC42" w14:textId="77777777" w:rsidR="00267D66" w:rsidRDefault="00267D66">
          <w:pPr>
            <w:pStyle w:val="20"/>
            <w:rPr>
              <w:ins w:id="81" w:author="Jyun Asakura" w:date="2014-11-06T02:07:00Z"/>
              <w:rFonts w:asciiTheme="minorHAnsi" w:eastAsiaTheme="minorEastAsia" w:hAnsiTheme="minorHAnsi" w:cstheme="minorBidi"/>
              <w:noProof/>
              <w:sz w:val="22"/>
              <w:szCs w:val="22"/>
              <w:lang w:eastAsia="ja-JP"/>
            </w:rPr>
          </w:pPr>
          <w:ins w:id="82" w:author="Jyun Asakura" w:date="2014-11-06T02:07:00Z">
            <w:r w:rsidRPr="00B51B10">
              <w:rPr>
                <w:rStyle w:val="a4"/>
                <w:noProof/>
              </w:rPr>
              <w:fldChar w:fldCharType="begin"/>
            </w:r>
            <w:r w:rsidRPr="00B51B10">
              <w:rPr>
                <w:rStyle w:val="a4"/>
                <w:noProof/>
              </w:rPr>
              <w:instrText xml:space="preserve"> </w:instrText>
            </w:r>
            <w:r>
              <w:rPr>
                <w:noProof/>
              </w:rPr>
              <w:instrText>HYPERLINK \l "_Toc403003021"</w:instrText>
            </w:r>
            <w:r w:rsidRPr="00B51B10">
              <w:rPr>
                <w:rStyle w:val="a4"/>
                <w:noProof/>
              </w:rPr>
              <w:instrText xml:space="preserve"> </w:instrText>
            </w:r>
            <w:r w:rsidRPr="00B51B10">
              <w:rPr>
                <w:rStyle w:val="a4"/>
                <w:noProof/>
              </w:rPr>
              <w:fldChar w:fldCharType="separate"/>
            </w:r>
            <w:r w:rsidRPr="00B51B10">
              <w:rPr>
                <w:rStyle w:val="a4"/>
                <w:noProof/>
              </w:rPr>
              <w:t>Project plan</w:t>
            </w:r>
            <w:r>
              <w:rPr>
                <w:noProof/>
                <w:webHidden/>
              </w:rPr>
              <w:tab/>
            </w:r>
            <w:r>
              <w:rPr>
                <w:noProof/>
                <w:webHidden/>
              </w:rPr>
              <w:fldChar w:fldCharType="begin"/>
            </w:r>
            <w:r>
              <w:rPr>
                <w:noProof/>
                <w:webHidden/>
              </w:rPr>
              <w:instrText xml:space="preserve"> PAGEREF _Toc403003021 \h </w:instrText>
            </w:r>
          </w:ins>
          <w:r>
            <w:rPr>
              <w:noProof/>
              <w:webHidden/>
            </w:rPr>
          </w:r>
          <w:r>
            <w:rPr>
              <w:noProof/>
              <w:webHidden/>
            </w:rPr>
            <w:fldChar w:fldCharType="separate"/>
          </w:r>
          <w:ins w:id="83" w:author="Jyun Asakura" w:date="2014-11-06T02:07:00Z">
            <w:r>
              <w:rPr>
                <w:noProof/>
                <w:webHidden/>
              </w:rPr>
              <w:t>27</w:t>
            </w:r>
            <w:r>
              <w:rPr>
                <w:noProof/>
                <w:webHidden/>
              </w:rPr>
              <w:fldChar w:fldCharType="end"/>
            </w:r>
            <w:r w:rsidRPr="00B51B10">
              <w:rPr>
                <w:rStyle w:val="a4"/>
                <w:noProof/>
              </w:rPr>
              <w:fldChar w:fldCharType="end"/>
            </w:r>
          </w:ins>
        </w:p>
        <w:p w14:paraId="62CFC3EF" w14:textId="77777777" w:rsidR="00267D66" w:rsidRDefault="00267D66">
          <w:pPr>
            <w:pStyle w:val="10"/>
            <w:rPr>
              <w:ins w:id="84" w:author="Jyun Asakura" w:date="2014-11-06T02:07:00Z"/>
              <w:rFonts w:asciiTheme="minorHAnsi" w:eastAsiaTheme="minorEastAsia" w:hAnsiTheme="minorHAnsi" w:cstheme="minorBidi"/>
              <w:sz w:val="22"/>
              <w:szCs w:val="22"/>
              <w:lang w:eastAsia="ja-JP"/>
            </w:rPr>
          </w:pPr>
          <w:ins w:id="85" w:author="Jyun Asakura" w:date="2014-11-06T02:07:00Z">
            <w:r w:rsidRPr="00B51B10">
              <w:rPr>
                <w:rStyle w:val="a4"/>
              </w:rPr>
              <w:fldChar w:fldCharType="begin"/>
            </w:r>
            <w:r w:rsidRPr="00B51B10">
              <w:rPr>
                <w:rStyle w:val="a4"/>
              </w:rPr>
              <w:instrText xml:space="preserve"> </w:instrText>
            </w:r>
            <w:r>
              <w:instrText>HYPERLINK \l "_Toc403003022"</w:instrText>
            </w:r>
            <w:r w:rsidRPr="00B51B10">
              <w:rPr>
                <w:rStyle w:val="a4"/>
              </w:rPr>
              <w:instrText xml:space="preserve"> </w:instrText>
            </w:r>
            <w:r w:rsidRPr="00B51B10">
              <w:rPr>
                <w:rStyle w:val="a4"/>
              </w:rPr>
              <w:fldChar w:fldCharType="separate"/>
            </w:r>
            <w:r w:rsidRPr="00B51B10">
              <w:rPr>
                <w:rStyle w:val="a4"/>
              </w:rPr>
              <w:t>Refernces</w:t>
            </w:r>
            <w:r>
              <w:rPr>
                <w:webHidden/>
              </w:rPr>
              <w:tab/>
            </w:r>
            <w:r>
              <w:rPr>
                <w:webHidden/>
              </w:rPr>
              <w:fldChar w:fldCharType="begin"/>
            </w:r>
            <w:r>
              <w:rPr>
                <w:webHidden/>
              </w:rPr>
              <w:instrText xml:space="preserve"> PAGEREF _Toc403003022 \h </w:instrText>
            </w:r>
          </w:ins>
          <w:r>
            <w:rPr>
              <w:webHidden/>
            </w:rPr>
          </w:r>
          <w:r>
            <w:rPr>
              <w:webHidden/>
            </w:rPr>
            <w:fldChar w:fldCharType="separate"/>
          </w:r>
          <w:ins w:id="86" w:author="Jyun Asakura" w:date="2014-11-06T02:07:00Z">
            <w:r>
              <w:rPr>
                <w:webHidden/>
              </w:rPr>
              <w:t>28</w:t>
            </w:r>
            <w:r>
              <w:rPr>
                <w:webHidden/>
              </w:rPr>
              <w:fldChar w:fldCharType="end"/>
            </w:r>
            <w:r w:rsidRPr="00B51B10">
              <w:rPr>
                <w:rStyle w:val="a4"/>
              </w:rPr>
              <w:fldChar w:fldCharType="end"/>
            </w:r>
          </w:ins>
        </w:p>
        <w:p w14:paraId="579C9E5C" w14:textId="77777777" w:rsidR="00267D66" w:rsidRDefault="00267D66">
          <w:pPr>
            <w:pStyle w:val="20"/>
            <w:rPr>
              <w:ins w:id="87" w:author="Jyun Asakura" w:date="2014-11-06T02:07:00Z"/>
              <w:rFonts w:asciiTheme="minorHAnsi" w:eastAsiaTheme="minorEastAsia" w:hAnsiTheme="minorHAnsi" w:cstheme="minorBidi"/>
              <w:noProof/>
              <w:sz w:val="22"/>
              <w:szCs w:val="22"/>
              <w:lang w:eastAsia="ja-JP"/>
            </w:rPr>
          </w:pPr>
          <w:ins w:id="88" w:author="Jyun Asakura" w:date="2014-11-06T02:07:00Z">
            <w:r w:rsidRPr="00B51B10">
              <w:rPr>
                <w:rStyle w:val="a4"/>
                <w:noProof/>
              </w:rPr>
              <w:fldChar w:fldCharType="begin"/>
            </w:r>
            <w:r w:rsidRPr="00B51B10">
              <w:rPr>
                <w:rStyle w:val="a4"/>
                <w:noProof/>
              </w:rPr>
              <w:instrText xml:space="preserve"> </w:instrText>
            </w:r>
            <w:r>
              <w:rPr>
                <w:noProof/>
              </w:rPr>
              <w:instrText>HYPERLINK \l "_Toc403003023"</w:instrText>
            </w:r>
            <w:r w:rsidRPr="00B51B10">
              <w:rPr>
                <w:rStyle w:val="a4"/>
                <w:noProof/>
              </w:rPr>
              <w:instrText xml:space="preserve"> </w:instrText>
            </w:r>
            <w:r w:rsidRPr="00B51B10">
              <w:rPr>
                <w:rStyle w:val="a4"/>
                <w:noProof/>
              </w:rPr>
              <w:fldChar w:fldCharType="separate"/>
            </w:r>
            <w:r w:rsidRPr="00B51B10">
              <w:rPr>
                <w:rStyle w:val="a4"/>
                <w:noProof/>
              </w:rPr>
              <w:t>Peer Assessment Form</w:t>
            </w:r>
            <w:r>
              <w:rPr>
                <w:noProof/>
                <w:webHidden/>
              </w:rPr>
              <w:tab/>
            </w:r>
            <w:r>
              <w:rPr>
                <w:noProof/>
                <w:webHidden/>
              </w:rPr>
              <w:fldChar w:fldCharType="begin"/>
            </w:r>
            <w:r>
              <w:rPr>
                <w:noProof/>
                <w:webHidden/>
              </w:rPr>
              <w:instrText xml:space="preserve"> PAGEREF _Toc403003023 \h </w:instrText>
            </w:r>
          </w:ins>
          <w:r>
            <w:rPr>
              <w:noProof/>
              <w:webHidden/>
            </w:rPr>
          </w:r>
          <w:r>
            <w:rPr>
              <w:noProof/>
              <w:webHidden/>
            </w:rPr>
            <w:fldChar w:fldCharType="separate"/>
          </w:r>
          <w:ins w:id="89" w:author="Jyun Asakura" w:date="2014-11-06T02:07:00Z">
            <w:r>
              <w:rPr>
                <w:noProof/>
                <w:webHidden/>
              </w:rPr>
              <w:t>29</w:t>
            </w:r>
            <w:r>
              <w:rPr>
                <w:noProof/>
                <w:webHidden/>
              </w:rPr>
              <w:fldChar w:fldCharType="end"/>
            </w:r>
            <w:r w:rsidRPr="00B51B10">
              <w:rPr>
                <w:rStyle w:val="a4"/>
                <w:noProof/>
              </w:rPr>
              <w:fldChar w:fldCharType="end"/>
            </w:r>
          </w:ins>
        </w:p>
        <w:p w14:paraId="6CD8120B" w14:textId="77777777" w:rsidR="004A4AAC" w:rsidDel="00267D66" w:rsidRDefault="004A4AAC">
          <w:pPr>
            <w:pStyle w:val="10"/>
            <w:rPr>
              <w:del w:id="90" w:author="Jyun Asakura" w:date="2014-11-06T02:07:00Z"/>
              <w:rFonts w:asciiTheme="minorHAnsi" w:eastAsiaTheme="minorEastAsia" w:hAnsiTheme="minorHAnsi" w:cstheme="minorBidi"/>
              <w:sz w:val="22"/>
              <w:szCs w:val="22"/>
              <w:lang w:eastAsia="ja-JP"/>
            </w:rPr>
          </w:pPr>
          <w:del w:id="91" w:author="Jyun Asakura" w:date="2014-11-06T02:07:00Z">
            <w:r w:rsidRPr="00267D66" w:rsidDel="00267D66">
              <w:rPr>
                <w:rPrChange w:id="92" w:author="Jyun Asakura" w:date="2014-11-06T02:07:00Z">
                  <w:rPr>
                    <w:rStyle w:val="a4"/>
                  </w:rPr>
                </w:rPrChange>
              </w:rPr>
              <w:delText>1</w:delText>
            </w:r>
            <w:r w:rsidDel="00267D66">
              <w:rPr>
                <w:rFonts w:asciiTheme="minorHAnsi" w:eastAsiaTheme="minorEastAsia" w:hAnsiTheme="minorHAnsi" w:cstheme="minorBidi"/>
                <w:sz w:val="22"/>
                <w:szCs w:val="22"/>
                <w:lang w:eastAsia="ja-JP"/>
              </w:rPr>
              <w:tab/>
            </w:r>
            <w:r w:rsidRPr="00267D66" w:rsidDel="00267D66">
              <w:rPr>
                <w:rPrChange w:id="93" w:author="Jyun Asakura" w:date="2014-11-06T02:07:00Z">
                  <w:rPr>
                    <w:rStyle w:val="a4"/>
                  </w:rPr>
                </w:rPrChange>
              </w:rPr>
              <w:delText>Introduction</w:delText>
            </w:r>
            <w:r w:rsidDel="00267D66">
              <w:rPr>
                <w:webHidden/>
              </w:rPr>
              <w:tab/>
              <w:delText>4</w:delText>
            </w:r>
          </w:del>
        </w:p>
        <w:p w14:paraId="38391A3F" w14:textId="77777777" w:rsidR="004A4AAC" w:rsidDel="00267D66" w:rsidRDefault="004A4AAC">
          <w:pPr>
            <w:pStyle w:val="20"/>
            <w:rPr>
              <w:del w:id="94" w:author="Jyun Asakura" w:date="2014-11-06T02:07:00Z"/>
              <w:rFonts w:asciiTheme="minorHAnsi" w:eastAsiaTheme="minorEastAsia" w:hAnsiTheme="minorHAnsi" w:cstheme="minorBidi"/>
              <w:noProof/>
              <w:sz w:val="22"/>
              <w:szCs w:val="22"/>
              <w:lang w:eastAsia="ja-JP"/>
            </w:rPr>
          </w:pPr>
          <w:del w:id="95" w:author="Jyun Asakura" w:date="2014-11-06T02:07:00Z">
            <w:r w:rsidRPr="00267D66" w:rsidDel="00267D66">
              <w:rPr>
                <w:rPrChange w:id="96" w:author="Jyun Asakura" w:date="2014-11-06T02:07:00Z">
                  <w:rPr>
                    <w:rStyle w:val="a4"/>
                    <w:noProof/>
                  </w:rPr>
                </w:rPrChange>
              </w:rPr>
              <w:delText>1.1</w:delText>
            </w:r>
            <w:r w:rsidDel="00267D66">
              <w:rPr>
                <w:rFonts w:asciiTheme="minorHAnsi" w:eastAsiaTheme="minorEastAsia" w:hAnsiTheme="minorHAnsi" w:cstheme="minorBidi"/>
                <w:noProof/>
                <w:sz w:val="22"/>
                <w:szCs w:val="22"/>
                <w:lang w:eastAsia="ja-JP"/>
              </w:rPr>
              <w:tab/>
            </w:r>
            <w:r w:rsidRPr="00267D66" w:rsidDel="00267D66">
              <w:rPr>
                <w:rPrChange w:id="97" w:author="Jyun Asakura" w:date="2014-11-06T02:07:00Z">
                  <w:rPr>
                    <w:rStyle w:val="a4"/>
                    <w:noProof/>
                  </w:rPr>
                </w:rPrChange>
              </w:rPr>
              <w:delText>Overview</w:delText>
            </w:r>
            <w:r w:rsidDel="00267D66">
              <w:rPr>
                <w:noProof/>
                <w:webHidden/>
              </w:rPr>
              <w:tab/>
              <w:delText>4</w:delText>
            </w:r>
          </w:del>
        </w:p>
        <w:p w14:paraId="01B0AC3F" w14:textId="77777777" w:rsidR="004A4AAC" w:rsidDel="00267D66" w:rsidRDefault="004A4AAC">
          <w:pPr>
            <w:pStyle w:val="20"/>
            <w:rPr>
              <w:del w:id="98" w:author="Jyun Asakura" w:date="2014-11-06T02:07:00Z"/>
              <w:rFonts w:asciiTheme="minorHAnsi" w:eastAsiaTheme="minorEastAsia" w:hAnsiTheme="minorHAnsi" w:cstheme="minorBidi"/>
              <w:noProof/>
              <w:sz w:val="22"/>
              <w:szCs w:val="22"/>
              <w:lang w:eastAsia="ja-JP"/>
            </w:rPr>
          </w:pPr>
          <w:del w:id="99" w:author="Jyun Asakura" w:date="2014-11-06T02:07:00Z">
            <w:r w:rsidRPr="00267D66" w:rsidDel="00267D66">
              <w:rPr>
                <w:rPrChange w:id="100" w:author="Jyun Asakura" w:date="2014-11-06T02:07:00Z">
                  <w:rPr>
                    <w:rStyle w:val="a4"/>
                    <w:noProof/>
                  </w:rPr>
                </w:rPrChange>
              </w:rPr>
              <w:delText>1.2</w:delText>
            </w:r>
            <w:r w:rsidDel="00267D66">
              <w:rPr>
                <w:rFonts w:asciiTheme="minorHAnsi" w:eastAsiaTheme="minorEastAsia" w:hAnsiTheme="minorHAnsi" w:cstheme="minorBidi"/>
                <w:noProof/>
                <w:sz w:val="22"/>
                <w:szCs w:val="22"/>
                <w:lang w:eastAsia="ja-JP"/>
              </w:rPr>
              <w:tab/>
            </w:r>
            <w:r w:rsidRPr="00267D66" w:rsidDel="00267D66">
              <w:rPr>
                <w:rPrChange w:id="101" w:author="Jyun Asakura" w:date="2014-11-06T02:07:00Z">
                  <w:rPr>
                    <w:rStyle w:val="a4"/>
                    <w:noProof/>
                  </w:rPr>
                </w:rPrChange>
              </w:rPr>
              <w:delText>Objectives</w:delText>
            </w:r>
            <w:r w:rsidDel="00267D66">
              <w:rPr>
                <w:noProof/>
                <w:webHidden/>
              </w:rPr>
              <w:tab/>
              <w:delText>4</w:delText>
            </w:r>
          </w:del>
        </w:p>
        <w:p w14:paraId="71CC99B1" w14:textId="77777777" w:rsidR="004A4AAC" w:rsidDel="00267D66" w:rsidRDefault="004A4AAC">
          <w:pPr>
            <w:pStyle w:val="10"/>
            <w:rPr>
              <w:del w:id="102" w:author="Jyun Asakura" w:date="2014-11-06T02:07:00Z"/>
              <w:rFonts w:asciiTheme="minorHAnsi" w:eastAsiaTheme="minorEastAsia" w:hAnsiTheme="minorHAnsi" w:cstheme="minorBidi"/>
              <w:sz w:val="22"/>
              <w:szCs w:val="22"/>
              <w:lang w:eastAsia="ja-JP"/>
            </w:rPr>
          </w:pPr>
          <w:del w:id="103" w:author="Jyun Asakura" w:date="2014-11-06T02:07:00Z">
            <w:r w:rsidRPr="00267D66" w:rsidDel="00267D66">
              <w:rPr>
                <w:rPrChange w:id="104" w:author="Jyun Asakura" w:date="2014-11-06T02:07:00Z">
                  <w:rPr>
                    <w:rStyle w:val="a4"/>
                  </w:rPr>
                </w:rPrChange>
              </w:rPr>
              <w:delText>2</w:delText>
            </w:r>
            <w:r w:rsidDel="00267D66">
              <w:rPr>
                <w:rFonts w:asciiTheme="minorHAnsi" w:eastAsiaTheme="minorEastAsia" w:hAnsiTheme="minorHAnsi" w:cstheme="minorBidi"/>
                <w:sz w:val="22"/>
                <w:szCs w:val="22"/>
                <w:lang w:eastAsia="ja-JP"/>
              </w:rPr>
              <w:tab/>
            </w:r>
            <w:r w:rsidRPr="00267D66" w:rsidDel="00267D66">
              <w:rPr>
                <w:rPrChange w:id="105" w:author="Jyun Asakura" w:date="2014-11-06T02:07:00Z">
                  <w:rPr>
                    <w:rStyle w:val="a4"/>
                  </w:rPr>
                </w:rPrChange>
              </w:rPr>
              <w:delText>Background</w:delText>
            </w:r>
            <w:r w:rsidDel="00267D66">
              <w:rPr>
                <w:webHidden/>
              </w:rPr>
              <w:tab/>
              <w:delText>5</w:delText>
            </w:r>
          </w:del>
        </w:p>
        <w:p w14:paraId="51310CF8" w14:textId="77777777" w:rsidR="004A4AAC" w:rsidDel="00267D66" w:rsidRDefault="004A4AAC">
          <w:pPr>
            <w:pStyle w:val="10"/>
            <w:rPr>
              <w:del w:id="106" w:author="Jyun Asakura" w:date="2014-11-06T02:07:00Z"/>
              <w:rFonts w:asciiTheme="minorHAnsi" w:eastAsiaTheme="minorEastAsia" w:hAnsiTheme="minorHAnsi" w:cstheme="minorBidi"/>
              <w:sz w:val="22"/>
              <w:szCs w:val="22"/>
              <w:lang w:eastAsia="ja-JP"/>
            </w:rPr>
          </w:pPr>
          <w:del w:id="107" w:author="Jyun Asakura" w:date="2014-11-06T02:07:00Z">
            <w:r w:rsidRPr="00267D66" w:rsidDel="00267D66">
              <w:rPr>
                <w:rPrChange w:id="108" w:author="Jyun Asakura" w:date="2014-11-06T02:07:00Z">
                  <w:rPr>
                    <w:rStyle w:val="a4"/>
                  </w:rPr>
                </w:rPrChange>
              </w:rPr>
              <w:delText>3</w:delText>
            </w:r>
            <w:r w:rsidDel="00267D66">
              <w:rPr>
                <w:rFonts w:asciiTheme="minorHAnsi" w:eastAsiaTheme="minorEastAsia" w:hAnsiTheme="minorHAnsi" w:cstheme="minorBidi"/>
                <w:sz w:val="22"/>
                <w:szCs w:val="22"/>
                <w:lang w:eastAsia="ja-JP"/>
              </w:rPr>
              <w:tab/>
            </w:r>
            <w:r w:rsidRPr="00267D66" w:rsidDel="00267D66">
              <w:rPr>
                <w:rPrChange w:id="109" w:author="Jyun Asakura" w:date="2014-11-06T02:07:00Z">
                  <w:rPr>
                    <w:rStyle w:val="a4"/>
                  </w:rPr>
                </w:rPrChange>
              </w:rPr>
              <w:delText>Methodology</w:delText>
            </w:r>
            <w:r w:rsidDel="00267D66">
              <w:rPr>
                <w:webHidden/>
              </w:rPr>
              <w:tab/>
              <w:delText>8</w:delText>
            </w:r>
          </w:del>
        </w:p>
        <w:p w14:paraId="61CB65A0" w14:textId="77777777" w:rsidR="004A4AAC" w:rsidDel="00267D66" w:rsidRDefault="004A4AAC">
          <w:pPr>
            <w:pStyle w:val="20"/>
            <w:rPr>
              <w:del w:id="110" w:author="Jyun Asakura" w:date="2014-11-06T02:07:00Z"/>
              <w:rFonts w:asciiTheme="minorHAnsi" w:eastAsiaTheme="minorEastAsia" w:hAnsiTheme="minorHAnsi" w:cstheme="minorBidi"/>
              <w:noProof/>
              <w:sz w:val="22"/>
              <w:szCs w:val="22"/>
              <w:lang w:eastAsia="ja-JP"/>
            </w:rPr>
          </w:pPr>
          <w:del w:id="111" w:author="Jyun Asakura" w:date="2014-11-06T02:07:00Z">
            <w:r w:rsidRPr="00267D66" w:rsidDel="00267D66">
              <w:rPr>
                <w:rPrChange w:id="112" w:author="Jyun Asakura" w:date="2014-11-06T02:07:00Z">
                  <w:rPr>
                    <w:rStyle w:val="a4"/>
                    <w:noProof/>
                  </w:rPr>
                </w:rPrChange>
              </w:rPr>
              <w:delText>3.1</w:delText>
            </w:r>
            <w:r w:rsidDel="00267D66">
              <w:rPr>
                <w:rFonts w:asciiTheme="minorHAnsi" w:eastAsiaTheme="minorEastAsia" w:hAnsiTheme="minorHAnsi" w:cstheme="minorBidi"/>
                <w:noProof/>
                <w:sz w:val="22"/>
                <w:szCs w:val="22"/>
                <w:lang w:eastAsia="ja-JP"/>
              </w:rPr>
              <w:tab/>
            </w:r>
            <w:r w:rsidRPr="00267D66" w:rsidDel="00267D66">
              <w:rPr>
                <w:rPrChange w:id="113" w:author="Jyun Asakura" w:date="2014-11-06T02:07:00Z">
                  <w:rPr>
                    <w:rStyle w:val="a4"/>
                    <w:noProof/>
                  </w:rPr>
                </w:rPrChange>
              </w:rPr>
              <w:delText>Requirement Elicitation</w:delText>
            </w:r>
            <w:r w:rsidDel="00267D66">
              <w:rPr>
                <w:noProof/>
                <w:webHidden/>
              </w:rPr>
              <w:tab/>
              <w:delText>8</w:delText>
            </w:r>
          </w:del>
        </w:p>
        <w:p w14:paraId="53069BAB" w14:textId="77777777" w:rsidR="004A4AAC" w:rsidDel="00267D66" w:rsidRDefault="004A4AAC">
          <w:pPr>
            <w:pStyle w:val="30"/>
            <w:tabs>
              <w:tab w:val="left" w:pos="1320"/>
              <w:tab w:val="right" w:leader="dot" w:pos="9017"/>
            </w:tabs>
            <w:rPr>
              <w:del w:id="114" w:author="Jyun Asakura" w:date="2014-11-06T02:07:00Z"/>
              <w:rFonts w:asciiTheme="minorHAnsi" w:eastAsiaTheme="minorEastAsia" w:hAnsiTheme="minorHAnsi" w:cstheme="minorBidi"/>
              <w:noProof/>
              <w:sz w:val="22"/>
              <w:szCs w:val="22"/>
              <w:lang w:eastAsia="ja-JP"/>
            </w:rPr>
          </w:pPr>
          <w:del w:id="115" w:author="Jyun Asakura" w:date="2014-11-06T02:07:00Z">
            <w:r w:rsidRPr="00267D66" w:rsidDel="00267D66">
              <w:rPr>
                <w:rPrChange w:id="116" w:author="Jyun Asakura" w:date="2014-11-06T02:07:00Z">
                  <w:rPr>
                    <w:rStyle w:val="a4"/>
                    <w:noProof/>
                  </w:rPr>
                </w:rPrChange>
              </w:rPr>
              <w:delText>3.1.1</w:delText>
            </w:r>
            <w:r w:rsidDel="00267D66">
              <w:rPr>
                <w:rFonts w:asciiTheme="minorHAnsi" w:eastAsiaTheme="minorEastAsia" w:hAnsiTheme="minorHAnsi" w:cstheme="minorBidi"/>
                <w:noProof/>
                <w:sz w:val="22"/>
                <w:szCs w:val="22"/>
                <w:lang w:eastAsia="ja-JP"/>
              </w:rPr>
              <w:tab/>
            </w:r>
            <w:r w:rsidRPr="00267D66" w:rsidDel="00267D66">
              <w:rPr>
                <w:rPrChange w:id="117" w:author="Jyun Asakura" w:date="2014-11-06T02:07:00Z">
                  <w:rPr>
                    <w:rStyle w:val="a4"/>
                    <w:noProof/>
                  </w:rPr>
                </w:rPrChange>
              </w:rPr>
              <w:delText>Observation</w:delText>
            </w:r>
            <w:r w:rsidDel="00267D66">
              <w:rPr>
                <w:noProof/>
                <w:webHidden/>
              </w:rPr>
              <w:tab/>
              <w:delText>8</w:delText>
            </w:r>
          </w:del>
        </w:p>
        <w:p w14:paraId="3F8EC238" w14:textId="77777777" w:rsidR="004A4AAC" w:rsidDel="00267D66" w:rsidRDefault="004A4AAC">
          <w:pPr>
            <w:pStyle w:val="30"/>
            <w:tabs>
              <w:tab w:val="left" w:pos="1320"/>
              <w:tab w:val="right" w:leader="dot" w:pos="9017"/>
            </w:tabs>
            <w:rPr>
              <w:del w:id="118" w:author="Jyun Asakura" w:date="2014-11-06T02:07:00Z"/>
              <w:rFonts w:asciiTheme="minorHAnsi" w:eastAsiaTheme="minorEastAsia" w:hAnsiTheme="minorHAnsi" w:cstheme="minorBidi"/>
              <w:noProof/>
              <w:sz w:val="22"/>
              <w:szCs w:val="22"/>
              <w:lang w:eastAsia="ja-JP"/>
            </w:rPr>
          </w:pPr>
          <w:del w:id="119" w:author="Jyun Asakura" w:date="2014-11-06T02:07:00Z">
            <w:r w:rsidRPr="00267D66" w:rsidDel="00267D66">
              <w:rPr>
                <w:rPrChange w:id="120" w:author="Jyun Asakura" w:date="2014-11-06T02:07:00Z">
                  <w:rPr>
                    <w:rStyle w:val="a4"/>
                    <w:noProof/>
                  </w:rPr>
                </w:rPrChange>
              </w:rPr>
              <w:delText>3.1.2</w:delText>
            </w:r>
            <w:r w:rsidDel="00267D66">
              <w:rPr>
                <w:rFonts w:asciiTheme="minorHAnsi" w:eastAsiaTheme="minorEastAsia" w:hAnsiTheme="minorHAnsi" w:cstheme="minorBidi"/>
                <w:noProof/>
                <w:sz w:val="22"/>
                <w:szCs w:val="22"/>
                <w:lang w:eastAsia="ja-JP"/>
              </w:rPr>
              <w:tab/>
            </w:r>
            <w:r w:rsidRPr="00267D66" w:rsidDel="00267D66">
              <w:rPr>
                <w:rPrChange w:id="121" w:author="Jyun Asakura" w:date="2014-11-06T02:07:00Z">
                  <w:rPr>
                    <w:rStyle w:val="a4"/>
                    <w:noProof/>
                  </w:rPr>
                </w:rPrChange>
              </w:rPr>
              <w:delText>Scenario for SugarCRM</w:delText>
            </w:r>
            <w:r w:rsidDel="00267D66">
              <w:rPr>
                <w:noProof/>
                <w:webHidden/>
              </w:rPr>
              <w:tab/>
              <w:delText>9</w:delText>
            </w:r>
          </w:del>
        </w:p>
        <w:p w14:paraId="62BDA2AD" w14:textId="77777777" w:rsidR="004A4AAC" w:rsidDel="00267D66" w:rsidRDefault="004A4AAC">
          <w:pPr>
            <w:pStyle w:val="30"/>
            <w:tabs>
              <w:tab w:val="left" w:pos="1320"/>
              <w:tab w:val="right" w:leader="dot" w:pos="9017"/>
            </w:tabs>
            <w:rPr>
              <w:del w:id="122" w:author="Jyun Asakura" w:date="2014-11-06T02:07:00Z"/>
              <w:rFonts w:asciiTheme="minorHAnsi" w:eastAsiaTheme="minorEastAsia" w:hAnsiTheme="minorHAnsi" w:cstheme="minorBidi"/>
              <w:noProof/>
              <w:sz w:val="22"/>
              <w:szCs w:val="22"/>
              <w:lang w:eastAsia="ja-JP"/>
            </w:rPr>
          </w:pPr>
          <w:del w:id="123" w:author="Jyun Asakura" w:date="2014-11-06T02:07:00Z">
            <w:r w:rsidRPr="00267D66" w:rsidDel="00267D66">
              <w:rPr>
                <w:rPrChange w:id="124" w:author="Jyun Asakura" w:date="2014-11-06T02:07:00Z">
                  <w:rPr>
                    <w:rStyle w:val="a4"/>
                    <w:noProof/>
                  </w:rPr>
                </w:rPrChange>
              </w:rPr>
              <w:delText>3.1.3</w:delText>
            </w:r>
            <w:r w:rsidDel="00267D66">
              <w:rPr>
                <w:rFonts w:asciiTheme="minorHAnsi" w:eastAsiaTheme="minorEastAsia" w:hAnsiTheme="minorHAnsi" w:cstheme="minorBidi"/>
                <w:noProof/>
                <w:sz w:val="22"/>
                <w:szCs w:val="22"/>
                <w:lang w:eastAsia="ja-JP"/>
              </w:rPr>
              <w:tab/>
            </w:r>
            <w:r w:rsidRPr="00267D66" w:rsidDel="00267D66">
              <w:rPr>
                <w:rPrChange w:id="125" w:author="Jyun Asakura" w:date="2014-11-06T02:07:00Z">
                  <w:rPr>
                    <w:rStyle w:val="a4"/>
                    <w:noProof/>
                  </w:rPr>
                </w:rPrChange>
              </w:rPr>
              <w:delText>Finding Problem</w:delText>
            </w:r>
            <w:r w:rsidDel="00267D66">
              <w:rPr>
                <w:noProof/>
                <w:webHidden/>
              </w:rPr>
              <w:tab/>
              <w:delText>10</w:delText>
            </w:r>
          </w:del>
        </w:p>
        <w:p w14:paraId="2016B9DD" w14:textId="77777777" w:rsidR="004A4AAC" w:rsidDel="00267D66" w:rsidRDefault="004A4AAC">
          <w:pPr>
            <w:pStyle w:val="20"/>
            <w:rPr>
              <w:del w:id="126" w:author="Jyun Asakura" w:date="2014-11-06T02:07:00Z"/>
              <w:rFonts w:asciiTheme="minorHAnsi" w:eastAsiaTheme="minorEastAsia" w:hAnsiTheme="minorHAnsi" w:cstheme="minorBidi"/>
              <w:noProof/>
              <w:sz w:val="22"/>
              <w:szCs w:val="22"/>
              <w:lang w:eastAsia="ja-JP"/>
            </w:rPr>
          </w:pPr>
          <w:del w:id="127" w:author="Jyun Asakura" w:date="2014-11-06T02:07:00Z">
            <w:r w:rsidRPr="00267D66" w:rsidDel="00267D66">
              <w:rPr>
                <w:rPrChange w:id="128" w:author="Jyun Asakura" w:date="2014-11-06T02:07:00Z">
                  <w:rPr>
                    <w:rStyle w:val="a4"/>
                    <w:noProof/>
                  </w:rPr>
                </w:rPrChange>
              </w:rPr>
              <w:delText>3.2</w:delText>
            </w:r>
            <w:r w:rsidDel="00267D66">
              <w:rPr>
                <w:rFonts w:asciiTheme="minorHAnsi" w:eastAsiaTheme="minorEastAsia" w:hAnsiTheme="minorHAnsi" w:cstheme="minorBidi"/>
                <w:noProof/>
                <w:sz w:val="22"/>
                <w:szCs w:val="22"/>
                <w:lang w:eastAsia="ja-JP"/>
              </w:rPr>
              <w:tab/>
            </w:r>
            <w:r w:rsidRPr="00267D66" w:rsidDel="00267D66">
              <w:rPr>
                <w:rPrChange w:id="129" w:author="Jyun Asakura" w:date="2014-11-06T02:07:00Z">
                  <w:rPr>
                    <w:rStyle w:val="a4"/>
                    <w:noProof/>
                  </w:rPr>
                </w:rPrChange>
              </w:rPr>
              <w:delText>Requirement Specification</w:delText>
            </w:r>
            <w:r w:rsidDel="00267D66">
              <w:rPr>
                <w:noProof/>
                <w:webHidden/>
              </w:rPr>
              <w:tab/>
              <w:delText>11</w:delText>
            </w:r>
          </w:del>
        </w:p>
        <w:p w14:paraId="22E52628" w14:textId="77777777" w:rsidR="004A4AAC" w:rsidDel="00267D66" w:rsidRDefault="004A4AAC">
          <w:pPr>
            <w:pStyle w:val="30"/>
            <w:tabs>
              <w:tab w:val="left" w:pos="1320"/>
              <w:tab w:val="right" w:leader="dot" w:pos="9017"/>
            </w:tabs>
            <w:rPr>
              <w:del w:id="130" w:author="Jyun Asakura" w:date="2014-11-06T02:07:00Z"/>
              <w:rFonts w:asciiTheme="minorHAnsi" w:eastAsiaTheme="minorEastAsia" w:hAnsiTheme="minorHAnsi" w:cstheme="minorBidi"/>
              <w:noProof/>
              <w:sz w:val="22"/>
              <w:szCs w:val="22"/>
              <w:lang w:eastAsia="ja-JP"/>
            </w:rPr>
          </w:pPr>
          <w:del w:id="131" w:author="Jyun Asakura" w:date="2014-11-06T02:07:00Z">
            <w:r w:rsidRPr="00267D66" w:rsidDel="00267D66">
              <w:rPr>
                <w:rPrChange w:id="132" w:author="Jyun Asakura" w:date="2014-11-06T02:07:00Z">
                  <w:rPr>
                    <w:rStyle w:val="a4"/>
                    <w:noProof/>
                    <w:lang w:eastAsia="zh-HK"/>
                  </w:rPr>
                </w:rPrChange>
              </w:rPr>
              <w:delText>3.2.1</w:delText>
            </w:r>
            <w:r w:rsidDel="00267D66">
              <w:rPr>
                <w:rFonts w:asciiTheme="minorHAnsi" w:eastAsiaTheme="minorEastAsia" w:hAnsiTheme="minorHAnsi" w:cstheme="minorBidi"/>
                <w:noProof/>
                <w:sz w:val="22"/>
                <w:szCs w:val="22"/>
                <w:lang w:eastAsia="ja-JP"/>
              </w:rPr>
              <w:tab/>
            </w:r>
            <w:r w:rsidRPr="00267D66" w:rsidDel="00267D66">
              <w:rPr>
                <w:rPrChange w:id="133" w:author="Jyun Asakura" w:date="2014-11-06T02:07:00Z">
                  <w:rPr>
                    <w:rStyle w:val="a4"/>
                    <w:noProof/>
                    <w:lang w:eastAsia="zh-HK"/>
                  </w:rPr>
                </w:rPrChange>
              </w:rPr>
              <w:delText>Functional requirements</w:delText>
            </w:r>
            <w:r w:rsidDel="00267D66">
              <w:rPr>
                <w:noProof/>
                <w:webHidden/>
              </w:rPr>
              <w:tab/>
              <w:delText>12</w:delText>
            </w:r>
          </w:del>
        </w:p>
        <w:p w14:paraId="4BF5A253" w14:textId="77777777" w:rsidR="004A4AAC" w:rsidDel="00267D66" w:rsidRDefault="004A4AAC">
          <w:pPr>
            <w:pStyle w:val="30"/>
            <w:tabs>
              <w:tab w:val="left" w:pos="1320"/>
              <w:tab w:val="right" w:leader="dot" w:pos="9017"/>
            </w:tabs>
            <w:rPr>
              <w:del w:id="134" w:author="Jyun Asakura" w:date="2014-11-06T02:07:00Z"/>
              <w:rFonts w:asciiTheme="minorHAnsi" w:eastAsiaTheme="minorEastAsia" w:hAnsiTheme="minorHAnsi" w:cstheme="minorBidi"/>
              <w:noProof/>
              <w:sz w:val="22"/>
              <w:szCs w:val="22"/>
              <w:lang w:eastAsia="ja-JP"/>
            </w:rPr>
          </w:pPr>
          <w:del w:id="135" w:author="Jyun Asakura" w:date="2014-11-06T02:07:00Z">
            <w:r w:rsidRPr="00267D66" w:rsidDel="00267D66">
              <w:rPr>
                <w:rPrChange w:id="136" w:author="Jyun Asakura" w:date="2014-11-06T02:07:00Z">
                  <w:rPr>
                    <w:rStyle w:val="a4"/>
                    <w:noProof/>
                    <w:lang w:eastAsia="zh-HK"/>
                  </w:rPr>
                </w:rPrChange>
              </w:rPr>
              <w:delText>3.2.2</w:delText>
            </w:r>
            <w:r w:rsidDel="00267D66">
              <w:rPr>
                <w:rFonts w:asciiTheme="minorHAnsi" w:eastAsiaTheme="minorEastAsia" w:hAnsiTheme="minorHAnsi" w:cstheme="minorBidi"/>
                <w:noProof/>
                <w:sz w:val="22"/>
                <w:szCs w:val="22"/>
                <w:lang w:eastAsia="ja-JP"/>
              </w:rPr>
              <w:tab/>
            </w:r>
            <w:r w:rsidRPr="00267D66" w:rsidDel="00267D66">
              <w:rPr>
                <w:rPrChange w:id="137" w:author="Jyun Asakura" w:date="2014-11-06T02:07:00Z">
                  <w:rPr>
                    <w:rStyle w:val="a4"/>
                    <w:noProof/>
                    <w:lang w:eastAsia="zh-HK"/>
                  </w:rPr>
                </w:rPrChange>
              </w:rPr>
              <w:delText>Non-functional requirements</w:delText>
            </w:r>
            <w:r w:rsidDel="00267D66">
              <w:rPr>
                <w:noProof/>
                <w:webHidden/>
              </w:rPr>
              <w:tab/>
              <w:delText>13</w:delText>
            </w:r>
          </w:del>
        </w:p>
        <w:p w14:paraId="2961232B" w14:textId="77777777" w:rsidR="004A4AAC" w:rsidDel="00267D66" w:rsidRDefault="004A4AAC">
          <w:pPr>
            <w:pStyle w:val="30"/>
            <w:tabs>
              <w:tab w:val="left" w:pos="1320"/>
              <w:tab w:val="right" w:leader="dot" w:pos="9017"/>
            </w:tabs>
            <w:rPr>
              <w:del w:id="138" w:author="Jyun Asakura" w:date="2014-11-06T02:07:00Z"/>
              <w:rFonts w:asciiTheme="minorHAnsi" w:eastAsiaTheme="minorEastAsia" w:hAnsiTheme="minorHAnsi" w:cstheme="minorBidi"/>
              <w:noProof/>
              <w:sz w:val="22"/>
              <w:szCs w:val="22"/>
              <w:lang w:eastAsia="ja-JP"/>
            </w:rPr>
          </w:pPr>
          <w:del w:id="139" w:author="Jyun Asakura" w:date="2014-11-06T02:07:00Z">
            <w:r w:rsidRPr="00267D66" w:rsidDel="00267D66">
              <w:rPr>
                <w:rPrChange w:id="140" w:author="Jyun Asakura" w:date="2014-11-06T02:07:00Z">
                  <w:rPr>
                    <w:rStyle w:val="a4"/>
                    <w:noProof/>
                    <w:lang w:eastAsia="zh-HK"/>
                  </w:rPr>
                </w:rPrChange>
              </w:rPr>
              <w:delText>3.2.3</w:delText>
            </w:r>
            <w:r w:rsidDel="00267D66">
              <w:rPr>
                <w:rFonts w:asciiTheme="minorHAnsi" w:eastAsiaTheme="minorEastAsia" w:hAnsiTheme="minorHAnsi" w:cstheme="minorBidi"/>
                <w:noProof/>
                <w:sz w:val="22"/>
                <w:szCs w:val="22"/>
                <w:lang w:eastAsia="ja-JP"/>
              </w:rPr>
              <w:tab/>
            </w:r>
            <w:r w:rsidRPr="00267D66" w:rsidDel="00267D66">
              <w:rPr>
                <w:rPrChange w:id="141" w:author="Jyun Asakura" w:date="2014-11-06T02:07:00Z">
                  <w:rPr>
                    <w:rStyle w:val="a4"/>
                    <w:noProof/>
                    <w:lang w:eastAsia="zh-HK"/>
                  </w:rPr>
                </w:rPrChange>
              </w:rPr>
              <w:delText>Domain requirements</w:delText>
            </w:r>
            <w:r w:rsidDel="00267D66">
              <w:rPr>
                <w:noProof/>
                <w:webHidden/>
              </w:rPr>
              <w:tab/>
              <w:delText>13</w:delText>
            </w:r>
          </w:del>
        </w:p>
        <w:p w14:paraId="0E8EFA5F" w14:textId="77777777" w:rsidR="004A4AAC" w:rsidDel="00267D66" w:rsidRDefault="004A4AAC">
          <w:pPr>
            <w:pStyle w:val="10"/>
            <w:rPr>
              <w:del w:id="142" w:author="Jyun Asakura" w:date="2014-11-06T02:07:00Z"/>
              <w:rFonts w:asciiTheme="minorHAnsi" w:eastAsiaTheme="minorEastAsia" w:hAnsiTheme="minorHAnsi" w:cstheme="minorBidi"/>
              <w:sz w:val="22"/>
              <w:szCs w:val="22"/>
              <w:lang w:eastAsia="ja-JP"/>
            </w:rPr>
          </w:pPr>
          <w:del w:id="143" w:author="Jyun Asakura" w:date="2014-11-06T02:07:00Z">
            <w:r w:rsidRPr="00267D66" w:rsidDel="00267D66">
              <w:rPr>
                <w:rPrChange w:id="144" w:author="Jyun Asakura" w:date="2014-11-06T02:07:00Z">
                  <w:rPr>
                    <w:rStyle w:val="a4"/>
                    <w:lang w:eastAsia="zh-CN"/>
                  </w:rPr>
                </w:rPrChange>
              </w:rPr>
              <w:delText>4</w:delText>
            </w:r>
            <w:r w:rsidDel="00267D66">
              <w:rPr>
                <w:rFonts w:asciiTheme="minorHAnsi" w:eastAsiaTheme="minorEastAsia" w:hAnsiTheme="minorHAnsi" w:cstheme="minorBidi"/>
                <w:sz w:val="22"/>
                <w:szCs w:val="22"/>
                <w:lang w:eastAsia="ja-JP"/>
              </w:rPr>
              <w:tab/>
            </w:r>
            <w:r w:rsidRPr="00267D66" w:rsidDel="00267D66">
              <w:rPr>
                <w:rPrChange w:id="145" w:author="Jyun Asakura" w:date="2014-11-06T02:07:00Z">
                  <w:rPr>
                    <w:rStyle w:val="a4"/>
                  </w:rPr>
                </w:rPrChange>
              </w:rPr>
              <w:delText>System Implementation</w:delText>
            </w:r>
            <w:r w:rsidDel="00267D66">
              <w:rPr>
                <w:webHidden/>
              </w:rPr>
              <w:tab/>
              <w:delText>15</w:delText>
            </w:r>
          </w:del>
        </w:p>
        <w:p w14:paraId="1E27C882" w14:textId="77777777" w:rsidR="004A4AAC" w:rsidDel="00267D66" w:rsidRDefault="004A4AAC">
          <w:pPr>
            <w:pStyle w:val="20"/>
            <w:rPr>
              <w:del w:id="146" w:author="Jyun Asakura" w:date="2014-11-06T02:07:00Z"/>
              <w:rFonts w:asciiTheme="minorHAnsi" w:eastAsiaTheme="minorEastAsia" w:hAnsiTheme="minorHAnsi" w:cstheme="minorBidi"/>
              <w:noProof/>
              <w:sz w:val="22"/>
              <w:szCs w:val="22"/>
              <w:lang w:eastAsia="ja-JP"/>
            </w:rPr>
          </w:pPr>
          <w:del w:id="147" w:author="Jyun Asakura" w:date="2014-11-06T02:07:00Z">
            <w:r w:rsidRPr="00267D66" w:rsidDel="00267D66">
              <w:rPr>
                <w:rPrChange w:id="148" w:author="Jyun Asakura" w:date="2014-11-06T02:07:00Z">
                  <w:rPr>
                    <w:rStyle w:val="a4"/>
                    <w:noProof/>
                    <w:lang w:eastAsia="zh-CN"/>
                  </w:rPr>
                </w:rPrChange>
              </w:rPr>
              <w:delText>4.1</w:delText>
            </w:r>
            <w:r w:rsidDel="00267D66">
              <w:rPr>
                <w:rFonts w:asciiTheme="minorHAnsi" w:eastAsiaTheme="minorEastAsia" w:hAnsiTheme="minorHAnsi" w:cstheme="minorBidi"/>
                <w:noProof/>
                <w:sz w:val="22"/>
                <w:szCs w:val="22"/>
                <w:lang w:eastAsia="ja-JP"/>
              </w:rPr>
              <w:tab/>
            </w:r>
            <w:r w:rsidRPr="00267D66" w:rsidDel="00267D66">
              <w:rPr>
                <w:rPrChange w:id="149" w:author="Jyun Asakura" w:date="2014-11-06T02:07:00Z">
                  <w:rPr>
                    <w:rStyle w:val="a4"/>
                    <w:noProof/>
                    <w:lang w:eastAsia="zh-CN"/>
                  </w:rPr>
                </w:rPrChange>
              </w:rPr>
              <w:delText>Platforms</w:delText>
            </w:r>
            <w:r w:rsidDel="00267D66">
              <w:rPr>
                <w:noProof/>
                <w:webHidden/>
              </w:rPr>
              <w:tab/>
              <w:delText>15</w:delText>
            </w:r>
          </w:del>
        </w:p>
        <w:p w14:paraId="7743ED54" w14:textId="77777777" w:rsidR="004A4AAC" w:rsidDel="00267D66" w:rsidRDefault="004A4AAC">
          <w:pPr>
            <w:pStyle w:val="20"/>
            <w:rPr>
              <w:del w:id="150" w:author="Jyun Asakura" w:date="2014-11-06T02:07:00Z"/>
              <w:rFonts w:asciiTheme="minorHAnsi" w:eastAsiaTheme="minorEastAsia" w:hAnsiTheme="minorHAnsi" w:cstheme="minorBidi"/>
              <w:noProof/>
              <w:sz w:val="22"/>
              <w:szCs w:val="22"/>
              <w:lang w:eastAsia="ja-JP"/>
            </w:rPr>
          </w:pPr>
          <w:del w:id="151" w:author="Jyun Asakura" w:date="2014-11-06T02:07:00Z">
            <w:r w:rsidRPr="00267D66" w:rsidDel="00267D66">
              <w:rPr>
                <w:rPrChange w:id="152" w:author="Jyun Asakura" w:date="2014-11-06T02:07:00Z">
                  <w:rPr>
                    <w:rStyle w:val="a4"/>
                    <w:noProof/>
                    <w:lang w:eastAsia="zh-CN"/>
                  </w:rPr>
                </w:rPrChange>
              </w:rPr>
              <w:delText>4.2</w:delText>
            </w:r>
            <w:r w:rsidDel="00267D66">
              <w:rPr>
                <w:rFonts w:asciiTheme="minorHAnsi" w:eastAsiaTheme="minorEastAsia" w:hAnsiTheme="minorHAnsi" w:cstheme="minorBidi"/>
                <w:noProof/>
                <w:sz w:val="22"/>
                <w:szCs w:val="22"/>
                <w:lang w:eastAsia="ja-JP"/>
              </w:rPr>
              <w:tab/>
            </w:r>
            <w:r w:rsidRPr="00267D66" w:rsidDel="00267D66">
              <w:rPr>
                <w:rPrChange w:id="153" w:author="Jyun Asakura" w:date="2014-11-06T02:07:00Z">
                  <w:rPr>
                    <w:rStyle w:val="a4"/>
                    <w:noProof/>
                  </w:rPr>
                </w:rPrChange>
              </w:rPr>
              <w:delText>Architecture</w:delText>
            </w:r>
            <w:r w:rsidDel="00267D66">
              <w:rPr>
                <w:noProof/>
                <w:webHidden/>
              </w:rPr>
              <w:tab/>
              <w:delText>15</w:delText>
            </w:r>
          </w:del>
        </w:p>
        <w:p w14:paraId="03F4A203" w14:textId="77777777" w:rsidR="004A4AAC" w:rsidDel="00267D66" w:rsidRDefault="004A4AAC">
          <w:pPr>
            <w:pStyle w:val="20"/>
            <w:rPr>
              <w:del w:id="154" w:author="Jyun Asakura" w:date="2014-11-06T02:07:00Z"/>
              <w:rFonts w:asciiTheme="minorHAnsi" w:eastAsiaTheme="minorEastAsia" w:hAnsiTheme="minorHAnsi" w:cstheme="minorBidi"/>
              <w:noProof/>
              <w:sz w:val="22"/>
              <w:szCs w:val="22"/>
              <w:lang w:eastAsia="ja-JP"/>
            </w:rPr>
          </w:pPr>
          <w:del w:id="155" w:author="Jyun Asakura" w:date="2014-11-06T02:07:00Z">
            <w:r w:rsidRPr="00267D66" w:rsidDel="00267D66">
              <w:rPr>
                <w:rPrChange w:id="156" w:author="Jyun Asakura" w:date="2014-11-06T02:07:00Z">
                  <w:rPr>
                    <w:rStyle w:val="a4"/>
                    <w:noProof/>
                  </w:rPr>
                </w:rPrChange>
              </w:rPr>
              <w:delText>4.2</w:delText>
            </w:r>
            <w:r w:rsidDel="00267D66">
              <w:rPr>
                <w:rFonts w:asciiTheme="minorHAnsi" w:eastAsiaTheme="minorEastAsia" w:hAnsiTheme="minorHAnsi" w:cstheme="minorBidi"/>
                <w:noProof/>
                <w:sz w:val="22"/>
                <w:szCs w:val="22"/>
                <w:lang w:eastAsia="ja-JP"/>
              </w:rPr>
              <w:tab/>
            </w:r>
            <w:r w:rsidRPr="00267D66" w:rsidDel="00267D66">
              <w:rPr>
                <w:rPrChange w:id="157" w:author="Jyun Asakura" w:date="2014-11-06T02:07:00Z">
                  <w:rPr>
                    <w:rStyle w:val="a4"/>
                    <w:noProof/>
                  </w:rPr>
                </w:rPrChange>
              </w:rPr>
              <w:delText>Data Modelling</w:delText>
            </w:r>
            <w:r w:rsidDel="00267D66">
              <w:rPr>
                <w:noProof/>
                <w:webHidden/>
              </w:rPr>
              <w:tab/>
              <w:delText>17</w:delText>
            </w:r>
          </w:del>
        </w:p>
        <w:p w14:paraId="5AF7EF2E" w14:textId="77777777" w:rsidR="004A4AAC" w:rsidDel="00267D66" w:rsidRDefault="004A4AAC">
          <w:pPr>
            <w:pStyle w:val="30"/>
            <w:tabs>
              <w:tab w:val="left" w:pos="1320"/>
              <w:tab w:val="right" w:leader="dot" w:pos="9017"/>
            </w:tabs>
            <w:rPr>
              <w:del w:id="158" w:author="Jyun Asakura" w:date="2014-11-06T02:07:00Z"/>
              <w:rFonts w:asciiTheme="minorHAnsi" w:eastAsiaTheme="minorEastAsia" w:hAnsiTheme="minorHAnsi" w:cstheme="minorBidi"/>
              <w:noProof/>
              <w:sz w:val="22"/>
              <w:szCs w:val="22"/>
              <w:lang w:eastAsia="ja-JP"/>
            </w:rPr>
          </w:pPr>
          <w:del w:id="159" w:author="Jyun Asakura" w:date="2014-11-06T02:07:00Z">
            <w:r w:rsidRPr="00267D66" w:rsidDel="00267D66">
              <w:rPr>
                <w:rPrChange w:id="160" w:author="Jyun Asakura" w:date="2014-11-06T02:07:00Z">
                  <w:rPr>
                    <w:rStyle w:val="a4"/>
                    <w:noProof/>
                    <w:lang w:eastAsia="zh-CN"/>
                  </w:rPr>
                </w:rPrChange>
              </w:rPr>
              <w:delText>4.2.1</w:delText>
            </w:r>
            <w:r w:rsidDel="00267D66">
              <w:rPr>
                <w:rFonts w:asciiTheme="minorHAnsi" w:eastAsiaTheme="minorEastAsia" w:hAnsiTheme="minorHAnsi" w:cstheme="minorBidi"/>
                <w:noProof/>
                <w:sz w:val="22"/>
                <w:szCs w:val="22"/>
                <w:lang w:eastAsia="ja-JP"/>
              </w:rPr>
              <w:tab/>
            </w:r>
            <w:r w:rsidRPr="00267D66" w:rsidDel="00267D66">
              <w:rPr>
                <w:rPrChange w:id="161" w:author="Jyun Asakura" w:date="2014-11-06T02:07:00Z">
                  <w:rPr>
                    <w:rStyle w:val="a4"/>
                    <w:noProof/>
                  </w:rPr>
                </w:rPrChange>
              </w:rPr>
              <w:delText>Identifying entity type</w:delText>
            </w:r>
            <w:r w:rsidDel="00267D66">
              <w:rPr>
                <w:noProof/>
                <w:webHidden/>
              </w:rPr>
              <w:tab/>
              <w:delText>17</w:delText>
            </w:r>
          </w:del>
        </w:p>
        <w:p w14:paraId="749FAA59" w14:textId="77777777" w:rsidR="004A4AAC" w:rsidDel="00267D66" w:rsidRDefault="004A4AAC">
          <w:pPr>
            <w:pStyle w:val="20"/>
            <w:rPr>
              <w:del w:id="162" w:author="Jyun Asakura" w:date="2014-11-06T02:07:00Z"/>
              <w:rFonts w:asciiTheme="minorHAnsi" w:eastAsiaTheme="minorEastAsia" w:hAnsiTheme="minorHAnsi" w:cstheme="minorBidi"/>
              <w:noProof/>
              <w:sz w:val="22"/>
              <w:szCs w:val="22"/>
              <w:lang w:eastAsia="ja-JP"/>
            </w:rPr>
          </w:pPr>
          <w:del w:id="163" w:author="Jyun Asakura" w:date="2014-11-06T02:07:00Z">
            <w:r w:rsidRPr="00267D66" w:rsidDel="00267D66">
              <w:rPr>
                <w:rPrChange w:id="164" w:author="Jyun Asakura" w:date="2014-11-06T02:07:00Z">
                  <w:rPr>
                    <w:rStyle w:val="a4"/>
                    <w:noProof/>
                  </w:rPr>
                </w:rPrChange>
              </w:rPr>
              <w:delText>4.3</w:delText>
            </w:r>
            <w:r w:rsidDel="00267D66">
              <w:rPr>
                <w:rFonts w:asciiTheme="minorHAnsi" w:eastAsiaTheme="minorEastAsia" w:hAnsiTheme="minorHAnsi" w:cstheme="minorBidi"/>
                <w:noProof/>
                <w:sz w:val="22"/>
                <w:szCs w:val="22"/>
                <w:lang w:eastAsia="ja-JP"/>
              </w:rPr>
              <w:tab/>
            </w:r>
            <w:r w:rsidRPr="00267D66" w:rsidDel="00267D66">
              <w:rPr>
                <w:rPrChange w:id="165" w:author="Jyun Asakura" w:date="2014-11-06T02:07:00Z">
                  <w:rPr>
                    <w:rStyle w:val="a4"/>
                    <w:noProof/>
                  </w:rPr>
                </w:rPrChange>
              </w:rPr>
              <w:delText>Enhancement to existing system</w:delText>
            </w:r>
            <w:r w:rsidDel="00267D66">
              <w:rPr>
                <w:noProof/>
                <w:webHidden/>
              </w:rPr>
              <w:tab/>
              <w:delText>22</w:delText>
            </w:r>
          </w:del>
        </w:p>
        <w:p w14:paraId="2C571517" w14:textId="77777777" w:rsidR="004A4AAC" w:rsidDel="00267D66" w:rsidRDefault="004A4AAC">
          <w:pPr>
            <w:pStyle w:val="20"/>
            <w:rPr>
              <w:del w:id="166" w:author="Jyun Asakura" w:date="2014-11-06T02:07:00Z"/>
              <w:rFonts w:asciiTheme="minorHAnsi" w:eastAsiaTheme="minorEastAsia" w:hAnsiTheme="minorHAnsi" w:cstheme="minorBidi"/>
              <w:noProof/>
              <w:sz w:val="22"/>
              <w:szCs w:val="22"/>
              <w:lang w:eastAsia="ja-JP"/>
            </w:rPr>
          </w:pPr>
          <w:del w:id="167" w:author="Jyun Asakura" w:date="2014-11-06T02:07:00Z">
            <w:r w:rsidRPr="00267D66" w:rsidDel="00267D66">
              <w:rPr>
                <w:rPrChange w:id="168" w:author="Jyun Asakura" w:date="2014-11-06T02:07:00Z">
                  <w:rPr>
                    <w:rStyle w:val="a4"/>
                    <w:noProof/>
                  </w:rPr>
                </w:rPrChange>
              </w:rPr>
              <w:delText>4.4</w:delText>
            </w:r>
            <w:r w:rsidDel="00267D66">
              <w:rPr>
                <w:rFonts w:asciiTheme="minorHAnsi" w:eastAsiaTheme="minorEastAsia" w:hAnsiTheme="minorHAnsi" w:cstheme="minorBidi"/>
                <w:noProof/>
                <w:sz w:val="22"/>
                <w:szCs w:val="22"/>
                <w:lang w:eastAsia="ja-JP"/>
              </w:rPr>
              <w:tab/>
            </w:r>
            <w:r w:rsidRPr="00267D66" w:rsidDel="00267D66">
              <w:rPr>
                <w:rPrChange w:id="169" w:author="Jyun Asakura" w:date="2014-11-06T02:07:00Z">
                  <w:rPr>
                    <w:rStyle w:val="a4"/>
                    <w:noProof/>
                  </w:rPr>
                </w:rPrChange>
              </w:rPr>
              <w:delText>Key problems and their solutions</w:delText>
            </w:r>
            <w:r w:rsidDel="00267D66">
              <w:rPr>
                <w:noProof/>
                <w:webHidden/>
              </w:rPr>
              <w:tab/>
              <w:delText>22</w:delText>
            </w:r>
          </w:del>
        </w:p>
        <w:p w14:paraId="23D0D778" w14:textId="77777777" w:rsidR="004A4AAC" w:rsidDel="00267D66" w:rsidRDefault="004A4AAC">
          <w:pPr>
            <w:pStyle w:val="10"/>
            <w:rPr>
              <w:del w:id="170" w:author="Jyun Asakura" w:date="2014-11-06T02:07:00Z"/>
              <w:rFonts w:asciiTheme="minorHAnsi" w:eastAsiaTheme="minorEastAsia" w:hAnsiTheme="minorHAnsi" w:cstheme="minorBidi"/>
              <w:sz w:val="22"/>
              <w:szCs w:val="22"/>
              <w:lang w:eastAsia="ja-JP"/>
            </w:rPr>
          </w:pPr>
          <w:del w:id="171" w:author="Jyun Asakura" w:date="2014-11-06T02:07:00Z">
            <w:r w:rsidRPr="00267D66" w:rsidDel="00267D66">
              <w:rPr>
                <w:rPrChange w:id="172" w:author="Jyun Asakura" w:date="2014-11-06T02:07:00Z">
                  <w:rPr>
                    <w:rStyle w:val="a4"/>
                  </w:rPr>
                </w:rPrChange>
              </w:rPr>
              <w:delText>5</w:delText>
            </w:r>
            <w:r w:rsidDel="00267D66">
              <w:rPr>
                <w:rFonts w:asciiTheme="minorHAnsi" w:eastAsiaTheme="minorEastAsia" w:hAnsiTheme="minorHAnsi" w:cstheme="minorBidi"/>
                <w:sz w:val="22"/>
                <w:szCs w:val="22"/>
                <w:lang w:eastAsia="ja-JP"/>
              </w:rPr>
              <w:tab/>
            </w:r>
            <w:r w:rsidRPr="00267D66" w:rsidDel="00267D66">
              <w:rPr>
                <w:rPrChange w:id="173" w:author="Jyun Asakura" w:date="2014-11-06T02:07:00Z">
                  <w:rPr>
                    <w:rStyle w:val="a4"/>
                  </w:rPr>
                </w:rPrChange>
              </w:rPr>
              <w:delText>Results and discussion</w:delText>
            </w:r>
            <w:r w:rsidDel="00267D66">
              <w:rPr>
                <w:webHidden/>
              </w:rPr>
              <w:tab/>
              <w:delText>23</w:delText>
            </w:r>
          </w:del>
        </w:p>
        <w:p w14:paraId="1DE6CE58" w14:textId="77777777" w:rsidR="004A4AAC" w:rsidDel="00267D66" w:rsidRDefault="004A4AAC">
          <w:pPr>
            <w:pStyle w:val="20"/>
            <w:rPr>
              <w:del w:id="174" w:author="Jyun Asakura" w:date="2014-11-06T02:07:00Z"/>
              <w:rFonts w:asciiTheme="minorHAnsi" w:eastAsiaTheme="minorEastAsia" w:hAnsiTheme="minorHAnsi" w:cstheme="minorBidi"/>
              <w:noProof/>
              <w:sz w:val="22"/>
              <w:szCs w:val="22"/>
              <w:lang w:eastAsia="ja-JP"/>
            </w:rPr>
          </w:pPr>
          <w:del w:id="175" w:author="Jyun Asakura" w:date="2014-11-06T02:07:00Z">
            <w:r w:rsidRPr="00267D66" w:rsidDel="00267D66">
              <w:rPr>
                <w:rPrChange w:id="176" w:author="Jyun Asakura" w:date="2014-11-06T02:07:00Z">
                  <w:rPr>
                    <w:rStyle w:val="a4"/>
                    <w:noProof/>
                  </w:rPr>
                </w:rPrChange>
              </w:rPr>
              <w:delText>5.1</w:delText>
            </w:r>
            <w:r w:rsidDel="00267D66">
              <w:rPr>
                <w:rFonts w:asciiTheme="minorHAnsi" w:eastAsiaTheme="minorEastAsia" w:hAnsiTheme="minorHAnsi" w:cstheme="minorBidi"/>
                <w:noProof/>
                <w:sz w:val="22"/>
                <w:szCs w:val="22"/>
                <w:lang w:eastAsia="ja-JP"/>
              </w:rPr>
              <w:tab/>
            </w:r>
            <w:r w:rsidRPr="00267D66" w:rsidDel="00267D66">
              <w:rPr>
                <w:rPrChange w:id="177" w:author="Jyun Asakura" w:date="2014-11-06T02:07:00Z">
                  <w:rPr>
                    <w:rStyle w:val="a4"/>
                    <w:noProof/>
                  </w:rPr>
                </w:rPrChange>
              </w:rPr>
              <w:delText>Project Outcome</w:delText>
            </w:r>
            <w:r w:rsidDel="00267D66">
              <w:rPr>
                <w:noProof/>
                <w:webHidden/>
              </w:rPr>
              <w:tab/>
              <w:delText>23</w:delText>
            </w:r>
          </w:del>
        </w:p>
        <w:p w14:paraId="3A86BED7" w14:textId="77777777" w:rsidR="004A4AAC" w:rsidDel="00267D66" w:rsidRDefault="004A4AAC">
          <w:pPr>
            <w:pStyle w:val="20"/>
            <w:rPr>
              <w:del w:id="178" w:author="Jyun Asakura" w:date="2014-11-06T02:07:00Z"/>
              <w:rFonts w:asciiTheme="minorHAnsi" w:eastAsiaTheme="minorEastAsia" w:hAnsiTheme="minorHAnsi" w:cstheme="minorBidi"/>
              <w:noProof/>
              <w:sz w:val="22"/>
              <w:szCs w:val="22"/>
              <w:lang w:eastAsia="ja-JP"/>
            </w:rPr>
          </w:pPr>
          <w:del w:id="179" w:author="Jyun Asakura" w:date="2014-11-06T02:07:00Z">
            <w:r w:rsidRPr="00267D66" w:rsidDel="00267D66">
              <w:rPr>
                <w:rPrChange w:id="180" w:author="Jyun Asakura" w:date="2014-11-06T02:07:00Z">
                  <w:rPr>
                    <w:rStyle w:val="a4"/>
                    <w:noProof/>
                  </w:rPr>
                </w:rPrChange>
              </w:rPr>
              <w:delText>5.2</w:delText>
            </w:r>
            <w:r w:rsidDel="00267D66">
              <w:rPr>
                <w:rFonts w:asciiTheme="minorHAnsi" w:eastAsiaTheme="minorEastAsia" w:hAnsiTheme="minorHAnsi" w:cstheme="minorBidi"/>
                <w:noProof/>
                <w:sz w:val="22"/>
                <w:szCs w:val="22"/>
                <w:lang w:eastAsia="ja-JP"/>
              </w:rPr>
              <w:tab/>
            </w:r>
            <w:r w:rsidRPr="00267D66" w:rsidDel="00267D66">
              <w:rPr>
                <w:rPrChange w:id="181" w:author="Jyun Asakura" w:date="2014-11-06T02:07:00Z">
                  <w:rPr>
                    <w:rStyle w:val="a4"/>
                    <w:noProof/>
                  </w:rPr>
                </w:rPrChange>
              </w:rPr>
              <w:delText>System evaluation</w:delText>
            </w:r>
            <w:r w:rsidDel="00267D66">
              <w:rPr>
                <w:noProof/>
                <w:webHidden/>
              </w:rPr>
              <w:tab/>
              <w:delText>24</w:delText>
            </w:r>
          </w:del>
        </w:p>
        <w:p w14:paraId="5E5412C6" w14:textId="77777777" w:rsidR="004A4AAC" w:rsidDel="00267D66" w:rsidRDefault="004A4AAC">
          <w:pPr>
            <w:pStyle w:val="10"/>
            <w:rPr>
              <w:del w:id="182" w:author="Jyun Asakura" w:date="2014-11-06T02:07:00Z"/>
              <w:rFonts w:asciiTheme="minorHAnsi" w:eastAsiaTheme="minorEastAsia" w:hAnsiTheme="minorHAnsi" w:cstheme="minorBidi"/>
              <w:sz w:val="22"/>
              <w:szCs w:val="22"/>
              <w:lang w:eastAsia="ja-JP"/>
            </w:rPr>
          </w:pPr>
          <w:del w:id="183" w:author="Jyun Asakura" w:date="2014-11-06T02:07:00Z">
            <w:r w:rsidRPr="00267D66" w:rsidDel="00267D66">
              <w:rPr>
                <w:rPrChange w:id="184" w:author="Jyun Asakura" w:date="2014-11-06T02:07:00Z">
                  <w:rPr>
                    <w:rStyle w:val="a4"/>
                  </w:rPr>
                </w:rPrChange>
              </w:rPr>
              <w:delText>Appendix</w:delText>
            </w:r>
            <w:r w:rsidDel="00267D66">
              <w:rPr>
                <w:webHidden/>
              </w:rPr>
              <w:tab/>
              <w:delText>26</w:delText>
            </w:r>
          </w:del>
        </w:p>
        <w:p w14:paraId="5A611982" w14:textId="77777777" w:rsidR="004A4AAC" w:rsidDel="00267D66" w:rsidRDefault="004A4AAC">
          <w:pPr>
            <w:pStyle w:val="20"/>
            <w:rPr>
              <w:del w:id="185" w:author="Jyun Asakura" w:date="2014-11-06T02:07:00Z"/>
              <w:rFonts w:asciiTheme="minorHAnsi" w:eastAsiaTheme="minorEastAsia" w:hAnsiTheme="minorHAnsi" w:cstheme="minorBidi"/>
              <w:noProof/>
              <w:sz w:val="22"/>
              <w:szCs w:val="22"/>
              <w:lang w:eastAsia="ja-JP"/>
            </w:rPr>
          </w:pPr>
          <w:del w:id="186" w:author="Jyun Asakura" w:date="2014-11-06T02:07:00Z">
            <w:r w:rsidRPr="00267D66" w:rsidDel="00267D66">
              <w:rPr>
                <w:rPrChange w:id="187" w:author="Jyun Asakura" w:date="2014-11-06T02:07:00Z">
                  <w:rPr>
                    <w:rStyle w:val="a4"/>
                    <w:noProof/>
                  </w:rPr>
                </w:rPrChange>
              </w:rPr>
              <w:delText>Project plan</w:delText>
            </w:r>
            <w:r w:rsidDel="00267D66">
              <w:rPr>
                <w:noProof/>
                <w:webHidden/>
              </w:rPr>
              <w:tab/>
              <w:delText>26</w:delText>
            </w:r>
          </w:del>
        </w:p>
        <w:p w14:paraId="5A1C796D" w14:textId="77777777" w:rsidR="004A4AAC" w:rsidDel="00267D66" w:rsidRDefault="004A4AAC">
          <w:pPr>
            <w:pStyle w:val="10"/>
            <w:rPr>
              <w:del w:id="188" w:author="Jyun Asakura" w:date="2014-11-06T02:07:00Z"/>
              <w:rFonts w:asciiTheme="minorHAnsi" w:eastAsiaTheme="minorEastAsia" w:hAnsiTheme="minorHAnsi" w:cstheme="minorBidi"/>
              <w:sz w:val="22"/>
              <w:szCs w:val="22"/>
              <w:lang w:eastAsia="ja-JP"/>
            </w:rPr>
          </w:pPr>
          <w:del w:id="189" w:author="Jyun Asakura" w:date="2014-11-06T02:07:00Z">
            <w:r w:rsidRPr="00267D66" w:rsidDel="00267D66">
              <w:rPr>
                <w:rPrChange w:id="190" w:author="Jyun Asakura" w:date="2014-11-06T02:07:00Z">
                  <w:rPr>
                    <w:rStyle w:val="a4"/>
                  </w:rPr>
                </w:rPrChange>
              </w:rPr>
              <w:delText>Refernces</w:delText>
            </w:r>
            <w:r w:rsidDel="00267D66">
              <w:rPr>
                <w:webHidden/>
              </w:rPr>
              <w:tab/>
              <w:delText>27</w:delText>
            </w:r>
          </w:del>
        </w:p>
        <w:p w14:paraId="116B2557" w14:textId="77777777" w:rsidR="004A4AAC" w:rsidDel="00267D66" w:rsidRDefault="004A4AAC">
          <w:pPr>
            <w:pStyle w:val="20"/>
            <w:rPr>
              <w:del w:id="191" w:author="Jyun Asakura" w:date="2014-11-06T02:07:00Z"/>
              <w:rFonts w:asciiTheme="minorHAnsi" w:eastAsiaTheme="minorEastAsia" w:hAnsiTheme="minorHAnsi" w:cstheme="minorBidi"/>
              <w:noProof/>
              <w:sz w:val="22"/>
              <w:szCs w:val="22"/>
              <w:lang w:eastAsia="ja-JP"/>
            </w:rPr>
          </w:pPr>
          <w:del w:id="192" w:author="Jyun Asakura" w:date="2014-11-06T02:07:00Z">
            <w:r w:rsidRPr="00267D66" w:rsidDel="00267D66">
              <w:rPr>
                <w:rPrChange w:id="193" w:author="Jyun Asakura" w:date="2014-11-06T02:07:00Z">
                  <w:rPr>
                    <w:rStyle w:val="a4"/>
                    <w:noProof/>
                  </w:rPr>
                </w:rPrChange>
              </w:rPr>
              <w:delText>Peer Assessment Form</w:delText>
            </w:r>
            <w:r w:rsidDel="00267D66">
              <w:rPr>
                <w:noProof/>
                <w:webHidden/>
              </w:rPr>
              <w:tab/>
              <w:delText>28</w:delText>
            </w:r>
          </w:del>
        </w:p>
        <w:p w14:paraId="56842CCE" w14:textId="77777777" w:rsidR="00192826" w:rsidRPr="00C52E41" w:rsidRDefault="00C70397">
          <w:r w:rsidRPr="00C52E41">
            <w:fldChar w:fldCharType="end"/>
          </w:r>
        </w:p>
      </w:sdtContent>
    </w:sdt>
    <w:p w14:paraId="27B7CF80" w14:textId="77777777" w:rsidR="002B6849" w:rsidRPr="00C52E41" w:rsidRDefault="002B6849" w:rsidP="005B51DE">
      <w:pPr>
        <w:pStyle w:val="1"/>
      </w:pPr>
      <w:bookmarkStart w:id="194" w:name="_Toc378164301"/>
      <w:bookmarkStart w:id="195" w:name="_Toc403002996"/>
      <w:r w:rsidRPr="00C52E41">
        <w:t>Introduction</w:t>
      </w:r>
      <w:bookmarkEnd w:id="0"/>
      <w:bookmarkEnd w:id="1"/>
      <w:bookmarkEnd w:id="2"/>
      <w:bookmarkEnd w:id="194"/>
      <w:bookmarkEnd w:id="195"/>
    </w:p>
    <w:p w14:paraId="51A03438" w14:textId="77777777" w:rsidR="00AC30B3" w:rsidRPr="00C52E41" w:rsidRDefault="002B6849" w:rsidP="00AC30B3">
      <w:pPr>
        <w:pStyle w:val="2"/>
      </w:pPr>
      <w:bookmarkStart w:id="196" w:name="_Toc378164302"/>
      <w:bookmarkStart w:id="197" w:name="_Toc403002997"/>
      <w:r w:rsidRPr="00C52E41">
        <w:t>Overview</w:t>
      </w:r>
      <w:bookmarkEnd w:id="196"/>
      <w:bookmarkEnd w:id="197"/>
    </w:p>
    <w:p w14:paraId="0A003691" w14:textId="0011C940" w:rsidR="002B6849" w:rsidRPr="00C52E41" w:rsidRDefault="00AC30B3" w:rsidP="00244DDD">
      <w:pPr>
        <w:jc w:val="both"/>
      </w:pPr>
      <w:r w:rsidRPr="00C52E41">
        <w:rPr>
          <w:rFonts w:hint="eastAsia"/>
        </w:rPr>
        <w:t xml:space="preserve">As the LT Game Company continues to </w:t>
      </w:r>
      <w:r w:rsidRPr="00C52E41">
        <w:t>develop</w:t>
      </w:r>
      <w:r w:rsidRPr="00C52E41">
        <w:rPr>
          <w:rFonts w:hint="eastAsia"/>
        </w:rPr>
        <w:t xml:space="preserve">, the quantity of business transactions and corresponding interactions with customers become larger.  Consequently, a customer relationship management </w:t>
      </w:r>
      <w:r w:rsidR="002B2E89">
        <w:t xml:space="preserve">(CRM) </w:t>
      </w:r>
      <w:r w:rsidRPr="00C52E41">
        <w:rPr>
          <w:rFonts w:hint="eastAsia"/>
        </w:rPr>
        <w:t xml:space="preserve">system is of the greatest necessity and importance for the company. </w:t>
      </w:r>
      <w:r w:rsidR="00C90AF7">
        <w:t>To meet their needs, SugarCRM is tried to be used in the company. However, some problems still occurs.</w:t>
      </w:r>
      <w:r w:rsidRPr="00C52E41">
        <w:rPr>
          <w:rFonts w:hint="eastAsia"/>
        </w:rPr>
        <w:t xml:space="preserve"> The general aim of this project is to </w:t>
      </w:r>
      <w:r w:rsidR="00C90AF7">
        <w:t>provide an enhanced CRM</w:t>
      </w:r>
      <w:r w:rsidRPr="00C52E41">
        <w:rPr>
          <w:rFonts w:hint="eastAsia"/>
        </w:rPr>
        <w:t xml:space="preserve"> system </w:t>
      </w:r>
      <w:r w:rsidR="00C90AF7">
        <w:t>to</w:t>
      </w:r>
      <w:r w:rsidR="002B2E89">
        <w:rPr>
          <w:rFonts w:hint="eastAsia"/>
        </w:rPr>
        <w:t xml:space="preserve"> </w:t>
      </w:r>
      <w:r w:rsidR="00B42164">
        <w:rPr>
          <w:rFonts w:hint="eastAsia"/>
        </w:rPr>
        <w:t>LT Game</w:t>
      </w:r>
      <w:r w:rsidRPr="00C52E41">
        <w:rPr>
          <w:rFonts w:hint="eastAsia"/>
        </w:rPr>
        <w:t xml:space="preserve"> Company</w:t>
      </w:r>
      <w:r w:rsidR="00C90AF7">
        <w:t xml:space="preserve"> to replace SugarCRM</w:t>
      </w:r>
      <w:r w:rsidRPr="00C52E41">
        <w:rPr>
          <w:rFonts w:hint="eastAsia"/>
        </w:rPr>
        <w:t>.</w:t>
      </w:r>
    </w:p>
    <w:p w14:paraId="453A1392" w14:textId="77777777" w:rsidR="002B6849" w:rsidRPr="00C52E41" w:rsidRDefault="002B6849" w:rsidP="00244DDD">
      <w:pPr>
        <w:pStyle w:val="2"/>
        <w:jc w:val="both"/>
      </w:pPr>
      <w:bookmarkStart w:id="198" w:name="_Toc378164303"/>
      <w:bookmarkStart w:id="199" w:name="_Toc403002998"/>
      <w:r w:rsidRPr="00C52E41">
        <w:t>Objectives</w:t>
      </w:r>
      <w:bookmarkEnd w:id="198"/>
      <w:bookmarkEnd w:id="199"/>
    </w:p>
    <w:p w14:paraId="600D9909" w14:textId="77777777" w:rsidR="00BF6E10" w:rsidRPr="00BF6E10" w:rsidRDefault="00BF6E10" w:rsidP="00244DDD">
      <w:pPr>
        <w:pStyle w:val="aa"/>
        <w:widowControl w:val="0"/>
        <w:numPr>
          <w:ilvl w:val="0"/>
          <w:numId w:val="3"/>
        </w:numPr>
        <w:contextualSpacing w:val="0"/>
        <w:jc w:val="both"/>
      </w:pPr>
      <w:r w:rsidRPr="00BF6E10">
        <w:rPr>
          <w:rFonts w:eastAsiaTheme="minorEastAsia"/>
          <w:lang w:eastAsia="zh-CN"/>
        </w:rPr>
        <w:t>Get</w:t>
      </w:r>
      <w:r>
        <w:rPr>
          <w:rFonts w:eastAsiaTheme="minorEastAsia" w:hint="eastAsia"/>
          <w:lang w:eastAsia="zh-CN"/>
        </w:rPr>
        <w:t xml:space="preserve"> the information of the company and identify the problems in their IT system.</w:t>
      </w:r>
    </w:p>
    <w:p w14:paraId="04B4D5AD" w14:textId="77777777" w:rsidR="00AC30B3" w:rsidRPr="00C52E41" w:rsidRDefault="00BF6E10" w:rsidP="00244DDD">
      <w:pPr>
        <w:pStyle w:val="aa"/>
        <w:widowControl w:val="0"/>
        <w:numPr>
          <w:ilvl w:val="0"/>
          <w:numId w:val="3"/>
        </w:numPr>
        <w:contextualSpacing w:val="0"/>
        <w:jc w:val="both"/>
      </w:pPr>
      <w:r>
        <w:rPr>
          <w:rFonts w:eastAsiaTheme="minorEastAsia" w:hint="eastAsia"/>
          <w:lang w:eastAsia="zh-CN"/>
        </w:rPr>
        <w:t>Identify the requirement of the IT system.</w:t>
      </w:r>
    </w:p>
    <w:p w14:paraId="2875F470" w14:textId="77777777" w:rsidR="0071184F" w:rsidRPr="00BF6E10" w:rsidRDefault="00BF6E10" w:rsidP="00244DDD">
      <w:pPr>
        <w:pStyle w:val="aa"/>
        <w:widowControl w:val="0"/>
        <w:numPr>
          <w:ilvl w:val="0"/>
          <w:numId w:val="3"/>
        </w:numPr>
        <w:contextualSpacing w:val="0"/>
        <w:jc w:val="both"/>
      </w:pPr>
      <w:bookmarkStart w:id="200" w:name="_Toc378164304"/>
      <w:bookmarkStart w:id="201" w:name="_Toc378164305"/>
      <w:bookmarkEnd w:id="200"/>
      <w:bookmarkEnd w:id="201"/>
      <w:r>
        <w:rPr>
          <w:rFonts w:eastAsiaTheme="minorEastAsia" w:hint="eastAsia"/>
          <w:lang w:eastAsia="zh-CN"/>
        </w:rPr>
        <w:t xml:space="preserve">Proposed an </w:t>
      </w:r>
      <w:r w:rsidR="00C12BE9">
        <w:rPr>
          <w:rFonts w:eastAsiaTheme="minorEastAsia"/>
          <w:lang w:eastAsia="zh-CN"/>
        </w:rPr>
        <w:t>enhanced</w:t>
      </w:r>
      <w:r w:rsidR="00C12BE9">
        <w:rPr>
          <w:rFonts w:eastAsiaTheme="minorEastAsia" w:hint="eastAsia"/>
          <w:lang w:eastAsia="zh-CN"/>
        </w:rPr>
        <w:t xml:space="preserve"> </w:t>
      </w:r>
      <w:r>
        <w:rPr>
          <w:rFonts w:eastAsiaTheme="minorEastAsia" w:hint="eastAsia"/>
          <w:lang w:eastAsia="zh-CN"/>
        </w:rPr>
        <w:t>CRM system that satisfies the requirements.</w:t>
      </w:r>
    </w:p>
    <w:p w14:paraId="502F3511" w14:textId="77777777" w:rsidR="00BF6E10" w:rsidRPr="00C52E41" w:rsidRDefault="002C7AAE" w:rsidP="00244DDD">
      <w:pPr>
        <w:pStyle w:val="aa"/>
        <w:widowControl w:val="0"/>
        <w:numPr>
          <w:ilvl w:val="0"/>
          <w:numId w:val="3"/>
        </w:numPr>
        <w:contextualSpacing w:val="0"/>
        <w:jc w:val="both"/>
      </w:pPr>
      <w:r>
        <w:rPr>
          <w:rFonts w:eastAsiaTheme="minorEastAsia" w:hint="eastAsia"/>
          <w:lang w:eastAsia="zh-CN"/>
        </w:rPr>
        <w:t xml:space="preserve">Make the </w:t>
      </w:r>
      <w:r>
        <w:rPr>
          <w:rFonts w:eastAsiaTheme="minorEastAsia"/>
          <w:lang w:eastAsia="zh-CN"/>
        </w:rPr>
        <w:t>utilization</w:t>
      </w:r>
      <w:r>
        <w:rPr>
          <w:rFonts w:eastAsiaTheme="minorEastAsia" w:hint="eastAsia"/>
          <w:lang w:eastAsia="zh-CN"/>
        </w:rPr>
        <w:t xml:space="preserve"> of the system in the staffs reach 90%.</w:t>
      </w:r>
    </w:p>
    <w:p w14:paraId="3E13B8D9" w14:textId="77777777" w:rsidR="00D35698" w:rsidRPr="00C52E41" w:rsidRDefault="00CA2807" w:rsidP="0071184F">
      <w:pPr>
        <w:pStyle w:val="1"/>
      </w:pPr>
      <w:bookmarkStart w:id="202" w:name="_Toc403002999"/>
      <w:r w:rsidRPr="00C52E41">
        <w:t>Background</w:t>
      </w:r>
      <w:bookmarkEnd w:id="202"/>
    </w:p>
    <w:p w14:paraId="15A73759" w14:textId="2BE456EB" w:rsidR="0071184F" w:rsidRPr="00C52E41" w:rsidRDefault="00B42164" w:rsidP="007616F9">
      <w:pPr>
        <w:jc w:val="both"/>
      </w:pPr>
      <w:r>
        <w:t>LT Game</w:t>
      </w:r>
      <w:r w:rsidR="0071184F" w:rsidRPr="00C52E41">
        <w:t xml:space="preserve"> is one of the major gaming and casino providers in Macau and in the Asia Pacific region.  The products mainly include the Live Multiple Games System (Which has live dealers, supports multiple table and has a terminal-based multi-game selection system) and the Paradise Jackpot System (Baccarat Side-Bet Progressive Jackpot). Both have been patented in Macau, USA and PCT (Patent Co</w:t>
      </w:r>
      <w:r w:rsidR="002B2E89">
        <w:t xml:space="preserve">operation Treaty) countries. </w:t>
      </w:r>
      <w:r>
        <w:t>LT Game</w:t>
      </w:r>
      <w:r w:rsidR="0071184F" w:rsidRPr="00C52E41">
        <w:t xml:space="preserve"> is striving to be at the forefront of the global gaming industry.  Live Multiple Game </w:t>
      </w:r>
      <w:r w:rsidR="005E7486">
        <w:t xml:space="preserve">(LMG) </w:t>
      </w:r>
      <w:r w:rsidR="0071184F" w:rsidRPr="00C52E41">
        <w:t xml:space="preserve">System provides first-rate live table </w:t>
      </w:r>
      <w:commentRangeStart w:id="203"/>
      <w:commentRangeStart w:id="204"/>
      <w:r w:rsidR="0071184F" w:rsidRPr="00E826CD">
        <w:t>g</w:t>
      </w:r>
      <w:r w:rsidR="000874EA">
        <w:t>aming which</w:t>
      </w:r>
      <w:r w:rsidR="005E7486">
        <w:t xml:space="preserve"> </w:t>
      </w:r>
      <w:r w:rsidR="0071184F" w:rsidRPr="00E826CD">
        <w:t>is unparalleled</w:t>
      </w:r>
      <w:r w:rsidR="0071184F" w:rsidRPr="00C52E41">
        <w:t xml:space="preserve"> </w:t>
      </w:r>
      <w:commentRangeEnd w:id="203"/>
      <w:r w:rsidR="005D2597">
        <w:rPr>
          <w:rStyle w:val="ae"/>
        </w:rPr>
        <w:commentReference w:id="203"/>
      </w:r>
      <w:commentRangeEnd w:id="204"/>
      <w:r w:rsidR="005E7486">
        <w:rPr>
          <w:rStyle w:val="ae"/>
        </w:rPr>
        <w:commentReference w:id="204"/>
      </w:r>
      <w:r w:rsidR="0071184F" w:rsidRPr="00C52E41">
        <w:t>in the electronic gaming world.  The Live Multiple Games machines include Live Baccarat, Live Roulette, Live Sicbo, Live Blackjack, Live SanGong and Live Keno.  The Paradise Jackpot is a patent granted Baccarat-based progressive jackpot.  By linking up the side bet on the felt tables, players will be able to participate in the progressive jackpot in accordance to the DICJ’s</w:t>
      </w:r>
      <w:r w:rsidR="005041E1" w:rsidRPr="00C52E41">
        <w:t xml:space="preserve"> </w:t>
      </w:r>
      <w:r w:rsidR="0071184F" w:rsidRPr="00C52E41">
        <w:t>(Macau Gaming Board) approved betting payout.  Paradise Jackpot System is designed to be a cross-casino and cross-table system, it allows the jackpot pool size to increase in a rapid and enthralling rate.</w:t>
      </w:r>
    </w:p>
    <w:p w14:paraId="4B0314FE" w14:textId="77777777" w:rsidR="000616DE" w:rsidRPr="00C52E41" w:rsidRDefault="000616DE" w:rsidP="000616DE">
      <w:pPr>
        <w:spacing w:before="0" w:after="200" w:line="276" w:lineRule="auto"/>
        <w:rPr>
          <w:rFonts w:eastAsia="SimSun"/>
          <w:lang w:eastAsia="zh-CN"/>
        </w:rPr>
      </w:pPr>
      <w:r w:rsidRPr="00C52E41">
        <w:rPr>
          <w:rFonts w:eastAsia="SimSun"/>
        </w:rPr>
        <w:br w:type="page"/>
      </w:r>
    </w:p>
    <w:p w14:paraId="50492EF0" w14:textId="4AF0CD27" w:rsidR="00C20EBD" w:rsidRPr="00C52E41" w:rsidRDefault="00C20EBD" w:rsidP="007616F9">
      <w:pPr>
        <w:jc w:val="both"/>
        <w:rPr>
          <w:rFonts w:eastAsia="SimSun"/>
          <w:lang w:eastAsia="zh-CN"/>
        </w:rPr>
      </w:pPr>
      <w:r w:rsidRPr="00C52E41">
        <w:rPr>
          <w:rFonts w:eastAsia="SimSun" w:hint="eastAsia"/>
          <w:lang w:eastAsia="zh-CN"/>
        </w:rPr>
        <w:t>The</w:t>
      </w:r>
      <w:r w:rsidR="000616DE" w:rsidRPr="00C52E41">
        <w:rPr>
          <w:rFonts w:eastAsia="SimSun" w:hint="eastAsia"/>
          <w:lang w:eastAsia="zh-CN"/>
        </w:rPr>
        <w:t xml:space="preserve"> following is</w:t>
      </w:r>
      <w:r w:rsidRPr="00C52E41">
        <w:rPr>
          <w:rFonts w:eastAsia="SimSun" w:hint="eastAsia"/>
          <w:lang w:eastAsia="zh-CN"/>
        </w:rPr>
        <w:t xml:space="preserve"> orga</w:t>
      </w:r>
      <w:r w:rsidR="003F506D">
        <w:rPr>
          <w:rFonts w:eastAsia="SimSun" w:hint="eastAsia"/>
          <w:lang w:eastAsia="zh-CN"/>
        </w:rPr>
        <w:t xml:space="preserve">nizational structure of </w:t>
      </w:r>
      <w:r w:rsidR="00B42164">
        <w:rPr>
          <w:rFonts w:eastAsia="SimSun" w:hint="eastAsia"/>
          <w:lang w:eastAsia="zh-CN"/>
        </w:rPr>
        <w:t>LT Game</w:t>
      </w:r>
    </w:p>
    <w:p w14:paraId="229A7EC9" w14:textId="77777777" w:rsidR="00C20EBD" w:rsidRPr="00C52E41" w:rsidRDefault="00C20EBD" w:rsidP="007616F9">
      <w:pPr>
        <w:jc w:val="both"/>
        <w:rPr>
          <w:rFonts w:eastAsia="SimSun"/>
          <w:lang w:eastAsia="zh-CN"/>
        </w:rPr>
      </w:pPr>
    </w:p>
    <w:p w14:paraId="1BFEB771" w14:textId="06C9EB46" w:rsidR="00C20EBD" w:rsidRPr="00C52E41" w:rsidRDefault="00CE6CFA"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61312" behindDoc="0" locked="0" layoutInCell="1" allowOverlap="1" wp14:anchorId="47009D87" wp14:editId="3A6D1BA2">
                <wp:simplePos x="0" y="0"/>
                <wp:positionH relativeFrom="column">
                  <wp:posOffset>2290445</wp:posOffset>
                </wp:positionH>
                <wp:positionV relativeFrom="paragraph">
                  <wp:posOffset>57150</wp:posOffset>
                </wp:positionV>
                <wp:extent cx="1043305" cy="512445"/>
                <wp:effectExtent l="0" t="0" r="23495" b="2095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512445"/>
                        </a:xfrm>
                        <a:prstGeom prst="rect">
                          <a:avLst/>
                        </a:prstGeom>
                        <a:solidFill>
                          <a:srgbClr val="FFFFFF"/>
                        </a:solidFill>
                        <a:ln w="9525">
                          <a:solidFill>
                            <a:srgbClr val="000000"/>
                          </a:solidFill>
                          <a:miter lim="800000"/>
                          <a:headEnd/>
                          <a:tailEnd/>
                        </a:ln>
                      </wps:spPr>
                      <wps:txbx>
                        <w:txbxContent>
                          <w:p w14:paraId="60C44BF5" w14:textId="77777777" w:rsidR="00E14956" w:rsidRPr="00C20EBD" w:rsidRDefault="00E14956" w:rsidP="00247C59">
                            <w:pPr>
                              <w:ind w:firstLineChars="150" w:firstLine="360"/>
                              <w:rPr>
                                <w:rFonts w:eastAsia="SimSun"/>
                                <w:lang w:eastAsia="zh-CN"/>
                              </w:rPr>
                            </w:pPr>
                            <w:r>
                              <w:rPr>
                                <w:rFonts w:eastAsia="SimSun" w:hint="eastAsia"/>
                                <w:lang w:eastAsia="zh-CN"/>
                              </w:rPr>
                              <w:t>CEO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009D87" id="_x0000_t202" coordsize="21600,21600" o:spt="202" path="m,l,21600r21600,l21600,xe">
                <v:stroke joinstyle="miter"/>
                <v:path gradientshapeok="t" o:connecttype="rect"/>
              </v:shapetype>
              <v:shape id="Text Box 2" o:spid="_x0000_s1026" type="#_x0000_t202" style="position:absolute;left:0;text-align:left;margin-left:180.35pt;margin-top:4.5pt;width:82.15pt;height:4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">
                <v:textbox>
                  <w:txbxContent>
                    <w:p w14:paraId="60C44BF5" w14:textId="77777777" w:rsidR="00E14956" w:rsidRPr="00C20EBD" w:rsidRDefault="00E14956" w:rsidP="00247C59">
                      <w:pPr>
                        <w:ind w:firstLineChars="150" w:firstLine="360"/>
                        <w:rPr>
                          <w:rFonts w:eastAsia="SimSun"/>
                          <w:lang w:eastAsia="zh-CN"/>
                        </w:rPr>
                      </w:pPr>
                      <w:r>
                        <w:rPr>
                          <w:rFonts w:eastAsia="SimSun" w:hint="eastAsia"/>
                          <w:lang w:eastAsia="zh-CN"/>
                        </w:rPr>
                        <w:t>CEO</w:t>
                      </w:r>
                    </w:p>
                  </w:txbxContent>
                </v:textbox>
              </v:shape>
            </w:pict>
          </mc:Fallback>
        </mc:AlternateContent>
      </w:r>
    </w:p>
    <w:p w14:paraId="15D03C66" w14:textId="01241E11" w:rsidR="00C20EBD" w:rsidRPr="00C52E41" w:rsidRDefault="00CE6CFA"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67456" behindDoc="0" locked="0" layoutInCell="1" allowOverlap="1" wp14:anchorId="7DA83089" wp14:editId="73939E12">
                <wp:simplePos x="0" y="0"/>
                <wp:positionH relativeFrom="column">
                  <wp:posOffset>2805429</wp:posOffset>
                </wp:positionH>
                <wp:positionV relativeFrom="paragraph">
                  <wp:posOffset>154305</wp:posOffset>
                </wp:positionV>
                <wp:extent cx="0" cy="392430"/>
                <wp:effectExtent l="0" t="0" r="19050" b="26670"/>
                <wp:wrapNone/>
                <wp:docPr id="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2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CF3F05" id="_x0000_t32" coordsize="21600,21600" o:spt="32" o:oned="t" path="m,l21600,21600e" filled="f">
                <v:path arrowok="t" fillok="f" o:connecttype="none"/>
                <o:lock v:ext="edit" shapetype="t"/>
              </v:shapetype>
              <v:shape id="AutoShape 10" o:spid="_x0000_s1026" type="#_x0000_t32" style="position:absolute;margin-left:220.9pt;margin-top:12.15pt;width:0;height:30.9pt;z-index:25166745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DZHwIAADw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"/>
            </w:pict>
          </mc:Fallback>
        </mc:AlternateContent>
      </w:r>
    </w:p>
    <w:p w14:paraId="70A9E06E" w14:textId="45DD39F8" w:rsidR="00C20EBD" w:rsidRPr="00C52E41" w:rsidRDefault="00CE6CFA"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64384" behindDoc="0" locked="0" layoutInCell="1" allowOverlap="1" wp14:anchorId="385AF892" wp14:editId="365A6B90">
                <wp:simplePos x="0" y="0"/>
                <wp:positionH relativeFrom="column">
                  <wp:posOffset>3634105</wp:posOffset>
                </wp:positionH>
                <wp:positionV relativeFrom="paragraph">
                  <wp:posOffset>131445</wp:posOffset>
                </wp:positionV>
                <wp:extent cx="1189990" cy="512445"/>
                <wp:effectExtent l="0" t="0" r="10160" b="20955"/>
                <wp:wrapNone/>
                <wp:docPr id="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512445"/>
                        </a:xfrm>
                        <a:prstGeom prst="rect">
                          <a:avLst/>
                        </a:prstGeom>
                        <a:solidFill>
                          <a:srgbClr val="FFFFFF"/>
                        </a:solidFill>
                        <a:ln w="9525">
                          <a:solidFill>
                            <a:srgbClr val="000000"/>
                          </a:solidFill>
                          <a:miter lim="800000"/>
                          <a:headEnd/>
                          <a:tailEnd/>
                        </a:ln>
                      </wps:spPr>
                      <wps:txbx>
                        <w:txbxContent>
                          <w:p w14:paraId="31CD25FD" w14:textId="77777777" w:rsidR="00E14956" w:rsidRPr="00C20EBD" w:rsidRDefault="00E14956" w:rsidP="00C20EBD">
                            <w:pPr>
                              <w:ind w:firstLineChars="100" w:firstLine="240"/>
                              <w:rPr>
                                <w:rFonts w:eastAsia="SimSun"/>
                                <w:lang w:eastAsia="zh-CN"/>
                              </w:rPr>
                            </w:pPr>
                            <w:r>
                              <w:rPr>
                                <w:rFonts w:eastAsia="SimSun" w:hint="eastAsia"/>
                                <w:lang w:eastAsia="zh-CN"/>
                              </w:rPr>
                              <w:t>Sales 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5AF892" id="Text Box 6" o:spid="_x0000_s1027" type="#_x0000_t202" style="position:absolute;left:0;text-align:left;margin-left:286.15pt;margin-top:10.35pt;width:93.7pt;height:4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">
                <v:textbox>
                  <w:txbxContent>
                    <w:p w14:paraId="31CD25FD" w14:textId="77777777" w:rsidR="00E14956" w:rsidRPr="00C20EBD" w:rsidRDefault="00E14956" w:rsidP="00C20EBD">
                      <w:pPr>
                        <w:ind w:firstLineChars="100" w:firstLine="240"/>
                        <w:rPr>
                          <w:rFonts w:eastAsia="SimSun"/>
                          <w:lang w:eastAsia="zh-CN"/>
                        </w:rPr>
                      </w:pPr>
                      <w:r>
                        <w:rPr>
                          <w:rFonts w:eastAsia="SimSun" w:hint="eastAsia"/>
                          <w:lang w:eastAsia="zh-CN"/>
                        </w:rPr>
                        <w:t>Sales Admin</w:t>
                      </w:r>
                    </w:p>
                  </w:txbxContent>
                </v:textbox>
              </v:shape>
            </w:pict>
          </mc:Fallback>
        </mc:AlternateContent>
      </w:r>
      <w:r>
        <w:rPr>
          <w:rFonts w:eastAsia="SimSun"/>
          <w:noProof/>
          <w:lang w:eastAsia="zh-CN"/>
        </w:rPr>
        <mc:AlternateContent>
          <mc:Choice Requires="wps">
            <w:drawing>
              <wp:anchor distT="4294967292" distB="4294967292" distL="114300" distR="114300" simplePos="0" relativeHeight="251668480" behindDoc="0" locked="0" layoutInCell="1" allowOverlap="1" wp14:anchorId="14FEDC2C" wp14:editId="750B015F">
                <wp:simplePos x="0" y="0"/>
                <wp:positionH relativeFrom="column">
                  <wp:posOffset>3333750</wp:posOffset>
                </wp:positionH>
                <wp:positionV relativeFrom="paragraph">
                  <wp:posOffset>398144</wp:posOffset>
                </wp:positionV>
                <wp:extent cx="300355" cy="0"/>
                <wp:effectExtent l="0" t="0" r="23495" b="19050"/>
                <wp:wrapNone/>
                <wp:docPr id="3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03C74" id="AutoShape 11" o:spid="_x0000_s1026" type="#_x0000_t32" style="position:absolute;margin-left:262.5pt;margin-top:31.35pt;width:23.65pt;height:0;z-index:2516684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"/>
            </w:pict>
          </mc:Fallback>
        </mc:AlternateContent>
      </w:r>
      <w:r>
        <w:rPr>
          <w:rFonts w:eastAsia="SimSun"/>
          <w:noProof/>
          <w:lang w:eastAsia="zh-CN"/>
        </w:rPr>
        <mc:AlternateContent>
          <mc:Choice Requires="wps">
            <w:drawing>
              <wp:anchor distT="0" distB="0" distL="114300" distR="114300" simplePos="0" relativeHeight="251662336" behindDoc="0" locked="0" layoutInCell="1" allowOverlap="1" wp14:anchorId="10514360" wp14:editId="29770929">
                <wp:simplePos x="0" y="0"/>
                <wp:positionH relativeFrom="column">
                  <wp:posOffset>2290445</wp:posOffset>
                </wp:positionH>
                <wp:positionV relativeFrom="paragraph">
                  <wp:posOffset>131445</wp:posOffset>
                </wp:positionV>
                <wp:extent cx="1043305" cy="512445"/>
                <wp:effectExtent l="0" t="0" r="23495" b="20955"/>
                <wp:wrapNone/>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512445"/>
                        </a:xfrm>
                        <a:prstGeom prst="rect">
                          <a:avLst/>
                        </a:prstGeom>
                        <a:solidFill>
                          <a:srgbClr val="FFFFFF"/>
                        </a:solidFill>
                        <a:ln w="9525">
                          <a:solidFill>
                            <a:srgbClr val="000000"/>
                          </a:solidFill>
                          <a:miter lim="800000"/>
                          <a:headEnd/>
                          <a:tailEnd/>
                        </a:ln>
                      </wps:spPr>
                      <wps:txbx>
                        <w:txbxContent>
                          <w:p w14:paraId="2B35265C" w14:textId="77777777" w:rsidR="00E14956" w:rsidRPr="00C20EBD" w:rsidRDefault="00E14956" w:rsidP="00247C59">
                            <w:pPr>
                              <w:ind w:firstLineChars="150" w:firstLine="360"/>
                              <w:rPr>
                                <w:rFonts w:eastAsia="SimSun"/>
                                <w:lang w:eastAsia="zh-CN"/>
                              </w:rPr>
                            </w:pPr>
                            <w:r>
                              <w:rPr>
                                <w:rFonts w:eastAsia="SimSun" w:hint="eastAsia"/>
                                <w:lang w:eastAsia="zh-CN"/>
                              </w:rPr>
                              <w:t>COO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514360" id="Text Box 3" o:spid="_x0000_s1028" type="#_x0000_t202" style="position:absolute;left:0;text-align:left;margin-left:180.35pt;margin-top:10.35pt;width:82.15pt;height:4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">
                <v:textbox>
                  <w:txbxContent>
                    <w:p w14:paraId="2B35265C" w14:textId="77777777" w:rsidR="00E14956" w:rsidRPr="00C20EBD" w:rsidRDefault="00E14956" w:rsidP="00247C59">
                      <w:pPr>
                        <w:ind w:firstLineChars="150" w:firstLine="360"/>
                        <w:rPr>
                          <w:rFonts w:eastAsia="SimSun"/>
                          <w:lang w:eastAsia="zh-CN"/>
                        </w:rPr>
                      </w:pPr>
                      <w:r>
                        <w:rPr>
                          <w:rFonts w:eastAsia="SimSun" w:hint="eastAsia"/>
                          <w:lang w:eastAsia="zh-CN"/>
                        </w:rPr>
                        <w:t>COO</w:t>
                      </w:r>
                    </w:p>
                  </w:txbxContent>
                </v:textbox>
              </v:shape>
            </w:pict>
          </mc:Fallback>
        </mc:AlternateContent>
      </w:r>
    </w:p>
    <w:p w14:paraId="4013D1D3" w14:textId="78F5CE31" w:rsidR="00C20EBD" w:rsidRPr="00C52E41" w:rsidRDefault="00CE6CFA"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71552" behindDoc="0" locked="0" layoutInCell="1" allowOverlap="1" wp14:anchorId="189286FB" wp14:editId="649310BB">
                <wp:simplePos x="0" y="0"/>
                <wp:positionH relativeFrom="column">
                  <wp:posOffset>2805429</wp:posOffset>
                </wp:positionH>
                <wp:positionV relativeFrom="paragraph">
                  <wp:posOffset>228600</wp:posOffset>
                </wp:positionV>
                <wp:extent cx="0" cy="486410"/>
                <wp:effectExtent l="0" t="0" r="19050" b="27940"/>
                <wp:wrapNone/>
                <wp:docPr id="3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6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B22C22" id="AutoShape 14" o:spid="_x0000_s1026" type="#_x0000_t32" style="position:absolute;margin-left:220.9pt;margin-top:18pt;width:0;height:38.3pt;z-index:25167155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"/>
            </w:pict>
          </mc:Fallback>
        </mc:AlternateContent>
      </w:r>
    </w:p>
    <w:p w14:paraId="53655ADA" w14:textId="4BBC5D35" w:rsidR="00C20EBD" w:rsidRPr="00C52E41" w:rsidRDefault="00CE6CFA"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92032" behindDoc="0" locked="0" layoutInCell="1" allowOverlap="1" wp14:anchorId="4850FB23" wp14:editId="713CFCD5">
                <wp:simplePos x="0" y="0"/>
                <wp:positionH relativeFrom="column">
                  <wp:posOffset>1590674</wp:posOffset>
                </wp:positionH>
                <wp:positionV relativeFrom="paragraph">
                  <wp:posOffset>53340</wp:posOffset>
                </wp:positionV>
                <wp:extent cx="0" cy="246380"/>
                <wp:effectExtent l="0" t="0" r="19050" b="20320"/>
                <wp:wrapNone/>
                <wp:docPr id="29"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976219" id="AutoShape 36" o:spid="_x0000_s1026" type="#_x0000_t32" style="position:absolute;margin-left:125.25pt;margin-top:4.2pt;width:0;height:19.4pt;z-index:25169203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LIIAIAADw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"/>
            </w:pict>
          </mc:Fallback>
        </mc:AlternateContent>
      </w:r>
      <w:r>
        <w:rPr>
          <w:rFonts w:eastAsia="SimSun"/>
          <w:noProof/>
          <w:lang w:eastAsia="zh-CN"/>
        </w:rPr>
        <mc:AlternateContent>
          <mc:Choice Requires="wps">
            <w:drawing>
              <wp:anchor distT="0" distB="0" distL="114296" distR="114296" simplePos="0" relativeHeight="251676672" behindDoc="0" locked="0" layoutInCell="1" allowOverlap="1" wp14:anchorId="65BF5125" wp14:editId="71374CDB">
                <wp:simplePos x="0" y="0"/>
                <wp:positionH relativeFrom="column">
                  <wp:posOffset>5172074</wp:posOffset>
                </wp:positionH>
                <wp:positionV relativeFrom="paragraph">
                  <wp:posOffset>53340</wp:posOffset>
                </wp:positionV>
                <wp:extent cx="0" cy="246380"/>
                <wp:effectExtent l="0" t="0" r="19050" b="20320"/>
                <wp:wrapNone/>
                <wp:docPr id="28"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EEB311" id="AutoShape 20" o:spid="_x0000_s1026" type="#_x0000_t32" style="position:absolute;margin-left:407.25pt;margin-top:4.2pt;width:0;height:19.4pt;z-index:25167667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"/>
            </w:pict>
          </mc:Fallback>
        </mc:AlternateContent>
      </w:r>
      <w:r>
        <w:rPr>
          <w:rFonts w:eastAsia="SimSun"/>
          <w:noProof/>
          <w:lang w:eastAsia="zh-CN"/>
        </w:rPr>
        <mc:AlternateContent>
          <mc:Choice Requires="wps">
            <w:drawing>
              <wp:anchor distT="0" distB="0" distL="114300" distR="114300" simplePos="0" relativeHeight="251675648" behindDoc="0" locked="0" layoutInCell="1" allowOverlap="1" wp14:anchorId="7798D3B3" wp14:editId="15F6C46C">
                <wp:simplePos x="0" y="0"/>
                <wp:positionH relativeFrom="column">
                  <wp:posOffset>3981450</wp:posOffset>
                </wp:positionH>
                <wp:positionV relativeFrom="paragraph">
                  <wp:posOffset>53340</wp:posOffset>
                </wp:positionV>
                <wp:extent cx="9525" cy="246380"/>
                <wp:effectExtent l="0" t="0" r="28575" b="20320"/>
                <wp:wrapNone/>
                <wp:docPr id="2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76B441" id="AutoShape 19" o:spid="_x0000_s1026" type="#_x0000_t32" style="position:absolute;margin-left:313.5pt;margin-top:4.2pt;width:.75pt;height:1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"/>
            </w:pict>
          </mc:Fallback>
        </mc:AlternateContent>
      </w:r>
      <w:r>
        <w:rPr>
          <w:rFonts w:eastAsia="SimSun"/>
          <w:noProof/>
          <w:lang w:eastAsia="zh-CN"/>
        </w:rPr>
        <mc:AlternateContent>
          <mc:Choice Requires="wps">
            <w:drawing>
              <wp:anchor distT="0" distB="0" distL="114296" distR="114296" simplePos="0" relativeHeight="251673600" behindDoc="0" locked="0" layoutInCell="1" allowOverlap="1" wp14:anchorId="3CFE835F" wp14:editId="0C64FC77">
                <wp:simplePos x="0" y="0"/>
                <wp:positionH relativeFrom="column">
                  <wp:posOffset>390524</wp:posOffset>
                </wp:positionH>
                <wp:positionV relativeFrom="paragraph">
                  <wp:posOffset>34290</wp:posOffset>
                </wp:positionV>
                <wp:extent cx="0" cy="265430"/>
                <wp:effectExtent l="0" t="0" r="19050" b="20320"/>
                <wp:wrapNone/>
                <wp:docPr id="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373A42" id="AutoShape 16" o:spid="_x0000_s1026" type="#_x0000_t32" style="position:absolute;margin-left:30.75pt;margin-top:2.7pt;width:0;height:20.9pt;z-index:25167360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YeIA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"/>
            </w:pict>
          </mc:Fallback>
        </mc:AlternateContent>
      </w:r>
      <w:r>
        <w:rPr>
          <w:rFonts w:eastAsia="SimSun"/>
          <w:noProof/>
          <w:lang w:eastAsia="zh-CN"/>
        </w:rPr>
        <mc:AlternateContent>
          <mc:Choice Requires="wps">
            <w:drawing>
              <wp:anchor distT="0" distB="0" distL="114300" distR="114300" simplePos="0" relativeHeight="251672576" behindDoc="0" locked="0" layoutInCell="1" allowOverlap="1" wp14:anchorId="0B02AB68" wp14:editId="72826482">
                <wp:simplePos x="0" y="0"/>
                <wp:positionH relativeFrom="column">
                  <wp:posOffset>390525</wp:posOffset>
                </wp:positionH>
                <wp:positionV relativeFrom="paragraph">
                  <wp:posOffset>34290</wp:posOffset>
                </wp:positionV>
                <wp:extent cx="4781550" cy="19050"/>
                <wp:effectExtent l="0" t="0" r="19050" b="19050"/>
                <wp:wrapNone/>
                <wp:docPr id="2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B565C" id="AutoShape 15" o:spid="_x0000_s1026" type="#_x0000_t32" style="position:absolute;margin-left:30.75pt;margin-top:2.7pt;width:376.5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"/>
            </w:pict>
          </mc:Fallback>
        </mc:AlternateContent>
      </w:r>
      <w:r>
        <w:rPr>
          <w:rFonts w:eastAsia="SimSun"/>
          <w:noProof/>
          <w:lang w:eastAsia="zh-CN"/>
        </w:rPr>
        <mc:AlternateContent>
          <mc:Choice Requires="wps">
            <w:drawing>
              <wp:anchor distT="0" distB="0" distL="114300" distR="114300" simplePos="0" relativeHeight="251670528" behindDoc="0" locked="0" layoutInCell="1" allowOverlap="1" wp14:anchorId="00766ABC" wp14:editId="22C16D19">
                <wp:simplePos x="0" y="0"/>
                <wp:positionH relativeFrom="column">
                  <wp:posOffset>4672330</wp:posOffset>
                </wp:positionH>
                <wp:positionV relativeFrom="paragraph">
                  <wp:posOffset>299720</wp:posOffset>
                </wp:positionV>
                <wp:extent cx="1043305" cy="810895"/>
                <wp:effectExtent l="0" t="0" r="23495" b="27305"/>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69BF4008" w14:textId="77777777" w:rsidR="00E14956" w:rsidRPr="00C20EBD" w:rsidRDefault="00E14956" w:rsidP="000616DE">
                            <w:pPr>
                              <w:ind w:leftChars="50" w:left="120" w:firstLineChars="100" w:firstLine="240"/>
                              <w:rPr>
                                <w:rFonts w:eastAsia="SimSun"/>
                                <w:lang w:eastAsia="zh-CN"/>
                              </w:rPr>
                            </w:pPr>
                            <w:r>
                              <w:rPr>
                                <w:rFonts w:eastAsia="SimSun" w:hint="eastAsia"/>
                                <w:lang w:eastAsia="zh-CN"/>
                              </w:rPr>
                              <w:t>IT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766ABC" id="Text Box 13" o:spid="_x0000_s1029" type="#_x0000_t202" style="position:absolute;left:0;text-align:left;margin-left:367.9pt;margin-top:23.6pt;width:82.15pt;height:6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">
                <v:textbox>
                  <w:txbxContent>
                    <w:p w14:paraId="69BF4008" w14:textId="77777777" w:rsidR="00E14956" w:rsidRPr="00C20EBD" w:rsidRDefault="00E14956" w:rsidP="000616DE">
                      <w:pPr>
                        <w:ind w:leftChars="50" w:left="120" w:firstLineChars="100" w:firstLine="240"/>
                        <w:rPr>
                          <w:rFonts w:eastAsia="SimSun"/>
                          <w:lang w:eastAsia="zh-CN"/>
                        </w:rPr>
                      </w:pPr>
                      <w:r>
                        <w:rPr>
                          <w:rFonts w:eastAsia="SimSun" w:hint="eastAsia"/>
                          <w:lang w:eastAsia="zh-CN"/>
                        </w:rPr>
                        <w:t>IT   Manager</w:t>
                      </w:r>
                    </w:p>
                  </w:txbxContent>
                </v:textbox>
              </v:shape>
            </w:pict>
          </mc:Fallback>
        </mc:AlternateContent>
      </w:r>
      <w:r>
        <w:rPr>
          <w:rFonts w:eastAsia="SimSun"/>
          <w:noProof/>
          <w:lang w:eastAsia="zh-CN"/>
        </w:rPr>
        <mc:AlternateContent>
          <mc:Choice Requires="wps">
            <w:drawing>
              <wp:anchor distT="0" distB="0" distL="114300" distR="114300" simplePos="0" relativeHeight="251669504" behindDoc="0" locked="0" layoutInCell="1" allowOverlap="1" wp14:anchorId="59E95961" wp14:editId="3019CB79">
                <wp:simplePos x="0" y="0"/>
                <wp:positionH relativeFrom="column">
                  <wp:posOffset>3490595</wp:posOffset>
                </wp:positionH>
                <wp:positionV relativeFrom="paragraph">
                  <wp:posOffset>299720</wp:posOffset>
                </wp:positionV>
                <wp:extent cx="1043305" cy="810895"/>
                <wp:effectExtent l="0" t="0" r="23495" b="27305"/>
                <wp:wrapNone/>
                <wp:docPr id="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7F1605D0" w14:textId="77777777" w:rsidR="00E14956" w:rsidRPr="00C20EBD" w:rsidRDefault="00E14956" w:rsidP="003D130C">
                            <w:pPr>
                              <w:ind w:leftChars="50" w:left="120"/>
                              <w:rPr>
                                <w:rFonts w:eastAsia="SimSun"/>
                                <w:lang w:eastAsia="zh-CN"/>
                              </w:rPr>
                            </w:pPr>
                            <w:r>
                              <w:rPr>
                                <w:rFonts w:eastAsia="SimSun" w:hint="eastAsia"/>
                                <w:lang w:eastAsia="zh-CN"/>
                              </w:rPr>
                              <w:t>Senior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E95961" id="Text Box 12" o:spid="_x0000_s1030" type="#_x0000_t202" style="position:absolute;left:0;text-align:left;margin-left:274.85pt;margin-top:23.6pt;width:82.15pt;height:6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">
                <v:textbox>
                  <w:txbxContent>
                    <w:p w14:paraId="7F1605D0" w14:textId="77777777" w:rsidR="00E14956" w:rsidRPr="00C20EBD" w:rsidRDefault="00E14956" w:rsidP="003D130C">
                      <w:pPr>
                        <w:ind w:leftChars="50" w:left="120"/>
                        <w:rPr>
                          <w:rFonts w:eastAsia="SimSun"/>
                          <w:lang w:eastAsia="zh-CN"/>
                        </w:rPr>
                      </w:pPr>
                      <w:r>
                        <w:rPr>
                          <w:rFonts w:eastAsia="SimSun" w:hint="eastAsia"/>
                          <w:lang w:eastAsia="zh-CN"/>
                        </w:rPr>
                        <w:t>Senior Manager</w:t>
                      </w:r>
                    </w:p>
                  </w:txbxContent>
                </v:textbox>
              </v:shape>
            </w:pict>
          </mc:Fallback>
        </mc:AlternateContent>
      </w:r>
      <w:r>
        <w:rPr>
          <w:rFonts w:eastAsia="SimSun"/>
          <w:noProof/>
          <w:lang w:eastAsia="zh-CN"/>
        </w:rPr>
        <mc:AlternateContent>
          <mc:Choice Requires="wps">
            <w:drawing>
              <wp:anchor distT="0" distB="0" distL="114300" distR="114300" simplePos="0" relativeHeight="251666432" behindDoc="0" locked="0" layoutInCell="1" allowOverlap="1" wp14:anchorId="6816C916" wp14:editId="044A208B">
                <wp:simplePos x="0" y="0"/>
                <wp:positionH relativeFrom="column">
                  <wp:posOffset>2290445</wp:posOffset>
                </wp:positionH>
                <wp:positionV relativeFrom="paragraph">
                  <wp:posOffset>299720</wp:posOffset>
                </wp:positionV>
                <wp:extent cx="1043305" cy="810895"/>
                <wp:effectExtent l="0" t="0" r="23495" b="27305"/>
                <wp:wrapNone/>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305" cy="810895"/>
                        </a:xfrm>
                        <a:prstGeom prst="rect">
                          <a:avLst/>
                        </a:prstGeom>
                        <a:solidFill>
                          <a:srgbClr val="FFFFFF"/>
                        </a:solidFill>
                        <a:ln w="9525">
                          <a:solidFill>
                            <a:srgbClr val="000000"/>
                          </a:solidFill>
                          <a:miter lim="800000"/>
                          <a:headEnd/>
                          <a:tailEnd/>
                        </a:ln>
                      </wps:spPr>
                      <wps:txbx>
                        <w:txbxContent>
                          <w:p w14:paraId="4D6A7EC3" w14:textId="77777777" w:rsidR="00E14956" w:rsidRPr="00C20EBD" w:rsidRDefault="00E14956" w:rsidP="003D130C">
                            <w:pPr>
                              <w:ind w:leftChars="50" w:left="120"/>
                              <w:rPr>
                                <w:rFonts w:eastAsia="SimSun"/>
                                <w:lang w:eastAsia="zh-CN"/>
                              </w:rPr>
                            </w:pPr>
                            <w:r>
                              <w:rPr>
                                <w:rFonts w:eastAsia="SimSun" w:hint="eastAsia"/>
                                <w:lang w:eastAsia="zh-CN"/>
                              </w:rPr>
                              <w:t>Project Manager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16C916" id="Text Box 8" o:spid="_x0000_s1031" type="#_x0000_t202" style="position:absolute;left:0;text-align:left;margin-left:180.35pt;margin-top:23.6pt;width:82.15pt;height:6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">
                <v:textbox>
                  <w:txbxContent>
                    <w:p w14:paraId="4D6A7EC3" w14:textId="77777777" w:rsidR="00E14956" w:rsidRPr="00C20EBD" w:rsidRDefault="00E14956" w:rsidP="003D130C">
                      <w:pPr>
                        <w:ind w:leftChars="50" w:left="120"/>
                        <w:rPr>
                          <w:rFonts w:eastAsia="SimSun"/>
                          <w:lang w:eastAsia="zh-CN"/>
                        </w:rPr>
                      </w:pPr>
                      <w:r>
                        <w:rPr>
                          <w:rFonts w:eastAsia="SimSun" w:hint="eastAsia"/>
                          <w:lang w:eastAsia="zh-CN"/>
                        </w:rPr>
                        <w:t>Project Manager</w:t>
                      </w:r>
                    </w:p>
                  </w:txbxContent>
                </v:textbox>
              </v:shape>
            </w:pict>
          </mc:Fallback>
        </mc:AlternateContent>
      </w:r>
      <w:r>
        <w:rPr>
          <w:rFonts w:eastAsia="SimSun"/>
          <w:noProof/>
          <w:lang w:eastAsia="zh-CN"/>
        </w:rPr>
        <mc:AlternateContent>
          <mc:Choice Requires="wps">
            <w:drawing>
              <wp:anchor distT="0" distB="0" distL="114300" distR="114300" simplePos="0" relativeHeight="251665408" behindDoc="0" locked="0" layoutInCell="1" allowOverlap="1" wp14:anchorId="4D2D370B" wp14:editId="50D3EE54">
                <wp:simplePos x="0" y="0"/>
                <wp:positionH relativeFrom="column">
                  <wp:posOffset>1037590</wp:posOffset>
                </wp:positionH>
                <wp:positionV relativeFrom="paragraph">
                  <wp:posOffset>299720</wp:posOffset>
                </wp:positionV>
                <wp:extent cx="1115060" cy="810895"/>
                <wp:effectExtent l="0" t="0" r="27940" b="27305"/>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810895"/>
                        </a:xfrm>
                        <a:prstGeom prst="rect">
                          <a:avLst/>
                        </a:prstGeom>
                        <a:solidFill>
                          <a:srgbClr val="FFFFFF"/>
                        </a:solidFill>
                        <a:ln w="9525">
                          <a:solidFill>
                            <a:srgbClr val="000000"/>
                          </a:solidFill>
                          <a:miter lim="800000"/>
                          <a:headEnd/>
                          <a:tailEnd/>
                        </a:ln>
                      </wps:spPr>
                      <wps:txbx>
                        <w:txbxContent>
                          <w:p w14:paraId="1FDE527C" w14:textId="77777777" w:rsidR="00E14956" w:rsidRPr="00C20EBD" w:rsidRDefault="00E14956"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2D370B" id="Text Box 7" o:spid="_x0000_s1032" type="#_x0000_t202" style="position:absolute;left:0;text-align:left;margin-left:81.7pt;margin-top:23.6pt;width:87.8pt;height:6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">
                <v:textbox>
                  <w:txbxContent>
                    <w:p w14:paraId="1FDE527C" w14:textId="77777777" w:rsidR="00E14956" w:rsidRPr="00C20EBD" w:rsidRDefault="00E14956" w:rsidP="003D130C">
                      <w:pPr>
                        <w:ind w:leftChars="100" w:left="240"/>
                        <w:rPr>
                          <w:rFonts w:eastAsia="SimSun"/>
                          <w:lang w:eastAsia="zh-CN"/>
                        </w:rPr>
                      </w:pPr>
                      <w:r>
                        <w:rPr>
                          <w:rFonts w:eastAsia="SimSun"/>
                          <w:lang w:eastAsia="zh-CN"/>
                        </w:rPr>
                        <w:t>D</w:t>
                      </w:r>
                      <w:r>
                        <w:rPr>
                          <w:rFonts w:eastAsia="SimSun" w:hint="eastAsia"/>
                          <w:lang w:eastAsia="zh-CN"/>
                        </w:rPr>
                        <w:t>B/System Engineer</w:t>
                      </w:r>
                    </w:p>
                  </w:txbxContent>
                </v:textbox>
              </v:shape>
            </w:pict>
          </mc:Fallback>
        </mc:AlternateContent>
      </w:r>
      <w:r>
        <w:rPr>
          <w:rFonts w:eastAsia="SimSun"/>
          <w:noProof/>
          <w:lang w:eastAsia="zh-CN"/>
        </w:rPr>
        <mc:AlternateContent>
          <mc:Choice Requires="wps">
            <w:drawing>
              <wp:anchor distT="0" distB="0" distL="114300" distR="114300" simplePos="0" relativeHeight="251663360" behindDoc="0" locked="0" layoutInCell="1" allowOverlap="1" wp14:anchorId="5AA589F8" wp14:editId="47102BDB">
                <wp:simplePos x="0" y="0"/>
                <wp:positionH relativeFrom="column">
                  <wp:posOffset>-191135</wp:posOffset>
                </wp:positionH>
                <wp:positionV relativeFrom="paragraph">
                  <wp:posOffset>299720</wp:posOffset>
                </wp:positionV>
                <wp:extent cx="1105535" cy="810895"/>
                <wp:effectExtent l="0" t="0" r="18415" b="27305"/>
                <wp:wrapNone/>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810895"/>
                        </a:xfrm>
                        <a:prstGeom prst="rect">
                          <a:avLst/>
                        </a:prstGeom>
                        <a:solidFill>
                          <a:srgbClr val="FFFFFF"/>
                        </a:solidFill>
                        <a:ln w="9525">
                          <a:solidFill>
                            <a:srgbClr val="000000"/>
                          </a:solidFill>
                          <a:miter lim="800000"/>
                          <a:headEnd/>
                          <a:tailEnd/>
                        </a:ln>
                      </wps:spPr>
                      <wps:txbx>
                        <w:txbxContent>
                          <w:p w14:paraId="6FDC1522" w14:textId="77777777" w:rsidR="00E14956" w:rsidRPr="00C20EBD" w:rsidRDefault="00E14956"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A589F8" id="Text Box 5" o:spid="_x0000_s1033" type="#_x0000_t202" style="position:absolute;left:0;text-align:left;margin-left:-15.05pt;margin-top:23.6pt;width:87.05pt;height:6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">
                <v:textbox>
                  <w:txbxContent>
                    <w:p w14:paraId="6FDC1522" w14:textId="77777777" w:rsidR="00E14956" w:rsidRPr="00C20EBD" w:rsidRDefault="00E14956" w:rsidP="003D130C">
                      <w:pPr>
                        <w:ind w:leftChars="100" w:left="240"/>
                        <w:rPr>
                          <w:rFonts w:eastAsia="SimSun"/>
                          <w:lang w:eastAsia="zh-CN"/>
                        </w:rPr>
                      </w:pPr>
                      <w:r>
                        <w:rPr>
                          <w:rFonts w:eastAsia="SimSun" w:hint="eastAsia"/>
                          <w:lang w:eastAsia="zh-CN"/>
                        </w:rPr>
                        <w:t>Network Engineer</w:t>
                      </w:r>
                      <w:r>
                        <w:rPr>
                          <w:rFonts w:eastAsia="SimSun" w:hint="eastAsia"/>
                          <w:lang w:eastAsia="zh-CN"/>
                        </w:rPr>
                        <w:tab/>
                        <w:t xml:space="preserve">                       </w:t>
                      </w:r>
                    </w:p>
                  </w:txbxContent>
                </v:textbox>
              </v:shape>
            </w:pict>
          </mc:Fallback>
        </mc:AlternateContent>
      </w:r>
    </w:p>
    <w:p w14:paraId="725B36CF" w14:textId="77777777" w:rsidR="00C20EBD" w:rsidRPr="00C52E41" w:rsidRDefault="00C20EBD" w:rsidP="007616F9">
      <w:pPr>
        <w:jc w:val="both"/>
        <w:rPr>
          <w:rFonts w:eastAsia="SimSun"/>
          <w:lang w:eastAsia="zh-CN"/>
        </w:rPr>
      </w:pPr>
    </w:p>
    <w:p w14:paraId="30528655" w14:textId="4056B23A" w:rsidR="00C20EBD" w:rsidRPr="00C52E41" w:rsidRDefault="00CE6CFA"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86912" behindDoc="0" locked="0" layoutInCell="1" allowOverlap="1" wp14:anchorId="1BAADB4B" wp14:editId="1DE6F521">
                <wp:simplePos x="0" y="0"/>
                <wp:positionH relativeFrom="column">
                  <wp:posOffset>5172074</wp:posOffset>
                </wp:positionH>
                <wp:positionV relativeFrom="paragraph">
                  <wp:posOffset>280035</wp:posOffset>
                </wp:positionV>
                <wp:extent cx="0" cy="371475"/>
                <wp:effectExtent l="0" t="0" r="19050" b="28575"/>
                <wp:wrapNone/>
                <wp:docPr id="19"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5E51B" id="AutoShape 31" o:spid="_x0000_s1026" type="#_x0000_t32" style="position:absolute;margin-left:407.25pt;margin-top:22.05pt;width:0;height:29.25pt;z-index:25168691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"/>
            </w:pict>
          </mc:Fallback>
        </mc:AlternateContent>
      </w:r>
      <w:r>
        <w:rPr>
          <w:rFonts w:eastAsia="SimSun"/>
          <w:noProof/>
          <w:lang w:eastAsia="zh-CN"/>
        </w:rPr>
        <mc:AlternateContent>
          <mc:Choice Requires="wps">
            <w:drawing>
              <wp:anchor distT="0" distB="0" distL="114296" distR="114296" simplePos="0" relativeHeight="251685888" behindDoc="0" locked="0" layoutInCell="1" allowOverlap="1" wp14:anchorId="04AB8AD1" wp14:editId="3CA29157">
                <wp:simplePos x="0" y="0"/>
                <wp:positionH relativeFrom="column">
                  <wp:posOffset>1590674</wp:posOffset>
                </wp:positionH>
                <wp:positionV relativeFrom="paragraph">
                  <wp:posOffset>280035</wp:posOffset>
                </wp:positionV>
                <wp:extent cx="0" cy="371475"/>
                <wp:effectExtent l="0" t="0" r="19050" b="28575"/>
                <wp:wrapNone/>
                <wp:docPr id="18"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4E9034" id="AutoShape 30" o:spid="_x0000_s1026" type="#_x0000_t32" style="position:absolute;margin-left:125.25pt;margin-top:22.05pt;width:0;height:29.25pt;z-index:25168588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"/>
            </w:pict>
          </mc:Fallback>
        </mc:AlternateContent>
      </w:r>
    </w:p>
    <w:p w14:paraId="68F82A57" w14:textId="61D13A5F" w:rsidR="00C20EBD" w:rsidRPr="00C52E41" w:rsidRDefault="00CE6CFA"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93056" behindDoc="0" locked="0" layoutInCell="1" allowOverlap="1" wp14:anchorId="43F91ABD" wp14:editId="1E4540BC">
                <wp:simplePos x="0" y="0"/>
                <wp:positionH relativeFrom="column">
                  <wp:posOffset>1047115</wp:posOffset>
                </wp:positionH>
                <wp:positionV relativeFrom="paragraph">
                  <wp:posOffset>236220</wp:posOffset>
                </wp:positionV>
                <wp:extent cx="1105535" cy="1095375"/>
                <wp:effectExtent l="0" t="0" r="18415" b="28575"/>
                <wp:wrapNone/>
                <wp:docPr id="1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095375"/>
                        </a:xfrm>
                        <a:prstGeom prst="rect">
                          <a:avLst/>
                        </a:prstGeom>
                        <a:solidFill>
                          <a:srgbClr val="FFFFFF"/>
                        </a:solidFill>
                        <a:ln w="9525">
                          <a:solidFill>
                            <a:srgbClr val="000000"/>
                          </a:solidFill>
                          <a:miter lim="800000"/>
                          <a:headEnd/>
                          <a:tailEnd/>
                        </a:ln>
                      </wps:spPr>
                      <wps:txbx>
                        <w:txbxContent>
                          <w:p w14:paraId="1A5BB0B8" w14:textId="77777777" w:rsidR="00E14956" w:rsidRPr="00C20EBD" w:rsidRDefault="00E14956"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F91ABD" id="Text Box 38" o:spid="_x0000_s1034" type="#_x0000_t202" style="position:absolute;left:0;text-align:left;margin-left:82.45pt;margin-top:18.6pt;width:87.05pt;height:8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">
                <v:textbox>
                  <w:txbxContent>
                    <w:p w14:paraId="1A5BB0B8" w14:textId="77777777" w:rsidR="00E14956" w:rsidRPr="00C20EBD" w:rsidRDefault="00E14956"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300" distR="114300" simplePos="0" relativeHeight="251681792" behindDoc="0" locked="0" layoutInCell="1" allowOverlap="1" wp14:anchorId="4683A1F2" wp14:editId="02ED6D8D">
                <wp:simplePos x="0" y="0"/>
                <wp:positionH relativeFrom="column">
                  <wp:posOffset>4672330</wp:posOffset>
                </wp:positionH>
                <wp:positionV relativeFrom="paragraph">
                  <wp:posOffset>236220</wp:posOffset>
                </wp:positionV>
                <wp:extent cx="1105535" cy="944245"/>
                <wp:effectExtent l="0" t="0" r="18415" b="27305"/>
                <wp:wrapNone/>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944245"/>
                        </a:xfrm>
                        <a:prstGeom prst="rect">
                          <a:avLst/>
                        </a:prstGeom>
                        <a:solidFill>
                          <a:srgbClr val="FFFFFF"/>
                        </a:solidFill>
                        <a:ln w="9525">
                          <a:solidFill>
                            <a:srgbClr val="000000"/>
                          </a:solidFill>
                          <a:miter lim="800000"/>
                          <a:headEnd/>
                          <a:tailEnd/>
                        </a:ln>
                      </wps:spPr>
                      <wps:txbx>
                        <w:txbxContent>
                          <w:p w14:paraId="2636D786" w14:textId="77777777" w:rsidR="00E14956" w:rsidRPr="00C20EBD" w:rsidRDefault="00E14956"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83A1F2" id="Text Box 26" o:spid="_x0000_s1035" type="#_x0000_t202" style="position:absolute;left:0;text-align:left;margin-left:367.9pt;margin-top:18.6pt;width:87.05pt;height:7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">
                <v:textbox>
                  <w:txbxContent>
                    <w:p w14:paraId="2636D786" w14:textId="77777777" w:rsidR="00E14956" w:rsidRPr="00C20EBD" w:rsidRDefault="00E14956" w:rsidP="000616DE">
                      <w:pPr>
                        <w:ind w:leftChars="100" w:left="240"/>
                        <w:rPr>
                          <w:rFonts w:eastAsia="SimSun"/>
                          <w:lang w:eastAsia="zh-CN"/>
                        </w:rPr>
                      </w:pPr>
                      <w:r>
                        <w:rPr>
                          <w:rFonts w:eastAsia="SimSun" w:hint="eastAsia"/>
                          <w:lang w:eastAsia="zh-CN"/>
                        </w:rPr>
                        <w:t xml:space="preserve">Assistant </w:t>
                      </w:r>
                      <w:r>
                        <w:rPr>
                          <w:rFonts w:eastAsia="SimSun"/>
                          <w:lang w:eastAsia="zh-CN"/>
                        </w:rPr>
                        <w:t>Technician Manager</w:t>
                      </w:r>
                      <w:r>
                        <w:rPr>
                          <w:rFonts w:eastAsia="SimSun" w:hint="eastAsia"/>
                          <w:lang w:eastAsia="zh-CN"/>
                        </w:rPr>
                        <w:tab/>
                        <w:t xml:space="preserve">                       </w:t>
                      </w:r>
                    </w:p>
                  </w:txbxContent>
                </v:textbox>
              </v:shape>
            </w:pict>
          </mc:Fallback>
        </mc:AlternateContent>
      </w:r>
    </w:p>
    <w:p w14:paraId="137D460B" w14:textId="77777777" w:rsidR="00C20EBD" w:rsidRPr="00C52E41" w:rsidRDefault="00C20EBD" w:rsidP="007616F9">
      <w:pPr>
        <w:jc w:val="both"/>
        <w:rPr>
          <w:rFonts w:eastAsia="SimSun"/>
          <w:lang w:eastAsia="zh-CN"/>
        </w:rPr>
      </w:pPr>
    </w:p>
    <w:p w14:paraId="47F4BFD4" w14:textId="01731ED5" w:rsidR="00C20EBD" w:rsidRPr="00C52E41" w:rsidRDefault="00CE6CFA"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87936" behindDoc="0" locked="0" layoutInCell="1" allowOverlap="1" wp14:anchorId="42E8A039" wp14:editId="47221457">
                <wp:simplePos x="0" y="0"/>
                <wp:positionH relativeFrom="column">
                  <wp:posOffset>5172074</wp:posOffset>
                </wp:positionH>
                <wp:positionV relativeFrom="paragraph">
                  <wp:posOffset>349885</wp:posOffset>
                </wp:positionV>
                <wp:extent cx="0" cy="341630"/>
                <wp:effectExtent l="0" t="0" r="19050" b="20320"/>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502917" id="AutoShape 32" o:spid="_x0000_s1026" type="#_x0000_t32" style="position:absolute;margin-left:407.25pt;margin-top:27.55pt;width:0;height:26.9pt;z-index:25168793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tOxHwIAADw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"/>
            </w:pict>
          </mc:Fallback>
        </mc:AlternateContent>
      </w:r>
    </w:p>
    <w:p w14:paraId="13700BD3" w14:textId="2B0D0B9B" w:rsidR="00C20EBD" w:rsidRPr="00C52E41" w:rsidRDefault="00CE6CFA"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94080" behindDoc="0" locked="0" layoutInCell="1" allowOverlap="1" wp14:anchorId="71578657" wp14:editId="487AD368">
                <wp:simplePos x="0" y="0"/>
                <wp:positionH relativeFrom="column">
                  <wp:posOffset>1590674</wp:posOffset>
                </wp:positionH>
                <wp:positionV relativeFrom="paragraph">
                  <wp:posOffset>85725</wp:posOffset>
                </wp:positionV>
                <wp:extent cx="0" cy="190500"/>
                <wp:effectExtent l="0" t="0" r="19050" b="19050"/>
                <wp:wrapNone/>
                <wp:docPr id="1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B9CBF8" id="AutoShape 39" o:spid="_x0000_s1026" type="#_x0000_t32" style="position:absolute;margin-left:125.25pt;margin-top:6.75pt;width:0;height:15pt;z-index:25169408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"/>
            </w:pict>
          </mc:Fallback>
        </mc:AlternateContent>
      </w:r>
      <w:r>
        <w:rPr>
          <w:rFonts w:eastAsia="SimSun"/>
          <w:noProof/>
          <w:lang w:eastAsia="zh-CN"/>
        </w:rPr>
        <mc:AlternateContent>
          <mc:Choice Requires="wps">
            <w:drawing>
              <wp:anchor distT="0" distB="0" distL="114300" distR="114300" simplePos="0" relativeHeight="251691008" behindDoc="0" locked="0" layoutInCell="1" allowOverlap="1" wp14:anchorId="45C9BD6D" wp14:editId="1CBDEF38">
                <wp:simplePos x="0" y="0"/>
                <wp:positionH relativeFrom="column">
                  <wp:posOffset>1047115</wp:posOffset>
                </wp:positionH>
                <wp:positionV relativeFrom="paragraph">
                  <wp:posOffset>276225</wp:posOffset>
                </wp:positionV>
                <wp:extent cx="1105535" cy="619125"/>
                <wp:effectExtent l="0" t="0" r="18415" b="28575"/>
                <wp:wrapNone/>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619125"/>
                        </a:xfrm>
                        <a:prstGeom prst="rect">
                          <a:avLst/>
                        </a:prstGeom>
                        <a:solidFill>
                          <a:srgbClr val="FFFFFF"/>
                        </a:solidFill>
                        <a:ln w="9525">
                          <a:solidFill>
                            <a:srgbClr val="000000"/>
                          </a:solidFill>
                          <a:miter lim="800000"/>
                          <a:headEnd/>
                          <a:tailEnd/>
                        </a:ln>
                      </wps:spPr>
                      <wps:txbx>
                        <w:txbxContent>
                          <w:p w14:paraId="3CA00E3E" w14:textId="77777777" w:rsidR="00E14956" w:rsidRPr="00C20EBD" w:rsidRDefault="00E14956"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C9BD6D" id="Text Box 35" o:spid="_x0000_s1036" type="#_x0000_t202" style="position:absolute;left:0;text-align:left;margin-left:82.45pt;margin-top:21.75pt;width:87.05pt;height:4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">
                <v:textbox>
                  <w:txbxContent>
                    <w:p w14:paraId="3CA00E3E" w14:textId="77777777" w:rsidR="00E14956" w:rsidRPr="00C20EBD" w:rsidRDefault="00E14956"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300" distR="114300" simplePos="0" relativeHeight="251682816" behindDoc="0" locked="0" layoutInCell="1" allowOverlap="1" wp14:anchorId="6774E852" wp14:editId="3238B7A3">
                <wp:simplePos x="0" y="0"/>
                <wp:positionH relativeFrom="column">
                  <wp:posOffset>4672330</wp:posOffset>
                </wp:positionH>
                <wp:positionV relativeFrom="paragraph">
                  <wp:posOffset>276225</wp:posOffset>
                </wp:positionV>
                <wp:extent cx="1105535" cy="810895"/>
                <wp:effectExtent l="0" t="0" r="18415" b="27305"/>
                <wp:wrapNone/>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810895"/>
                        </a:xfrm>
                        <a:prstGeom prst="rect">
                          <a:avLst/>
                        </a:prstGeom>
                        <a:solidFill>
                          <a:srgbClr val="FFFFFF"/>
                        </a:solidFill>
                        <a:ln w="9525">
                          <a:solidFill>
                            <a:srgbClr val="000000"/>
                          </a:solidFill>
                          <a:miter lim="800000"/>
                          <a:headEnd/>
                          <a:tailEnd/>
                        </a:ln>
                      </wps:spPr>
                      <wps:txbx>
                        <w:txbxContent>
                          <w:p w14:paraId="72F76283" w14:textId="77777777" w:rsidR="00E14956" w:rsidRPr="00C20EBD" w:rsidRDefault="00E14956"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74E852" id="Text Box 27" o:spid="_x0000_s1037" type="#_x0000_t202" style="position:absolute;left:0;text-align:left;margin-left:367.9pt;margin-top:21.75pt;width:87.05pt;height:63.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">
                <v:textbox>
                  <w:txbxContent>
                    <w:p w14:paraId="72F76283" w14:textId="77777777" w:rsidR="00E14956" w:rsidRPr="00C20EBD" w:rsidRDefault="00E14956" w:rsidP="000616DE">
                      <w:pPr>
                        <w:ind w:leftChars="150" w:left="360"/>
                        <w:rPr>
                          <w:rFonts w:eastAsia="SimSun"/>
                          <w:lang w:eastAsia="zh-CN"/>
                        </w:rPr>
                      </w:pPr>
                      <w:r>
                        <w:rPr>
                          <w:rFonts w:eastAsia="SimSun" w:hint="eastAsia"/>
                          <w:lang w:eastAsia="zh-CN"/>
                        </w:rPr>
                        <w:t>Senior Technician</w:t>
                      </w:r>
                      <w:r>
                        <w:rPr>
                          <w:rFonts w:eastAsia="SimSun" w:hint="eastAsia"/>
                          <w:lang w:eastAsia="zh-CN"/>
                        </w:rPr>
                        <w:tab/>
                        <w:t xml:space="preserve">                       </w:t>
                      </w:r>
                    </w:p>
                  </w:txbxContent>
                </v:textbox>
              </v:shape>
            </w:pict>
          </mc:Fallback>
        </mc:AlternateContent>
      </w:r>
    </w:p>
    <w:p w14:paraId="4C824F08" w14:textId="77777777" w:rsidR="00C20EBD" w:rsidRPr="00C52E41" w:rsidRDefault="00C20EBD" w:rsidP="007616F9">
      <w:pPr>
        <w:jc w:val="both"/>
        <w:rPr>
          <w:rFonts w:eastAsia="SimSun"/>
          <w:lang w:eastAsia="zh-CN"/>
        </w:rPr>
      </w:pPr>
    </w:p>
    <w:p w14:paraId="3E1EB448" w14:textId="13FEBD40" w:rsidR="00DE0445" w:rsidRPr="00C52E41" w:rsidRDefault="00CE6CFA" w:rsidP="007616F9">
      <w:pPr>
        <w:jc w:val="both"/>
        <w:rPr>
          <w:rFonts w:eastAsia="SimSun"/>
          <w:lang w:eastAsia="zh-CN"/>
        </w:rPr>
      </w:pPr>
      <w:r>
        <w:rPr>
          <w:rFonts w:eastAsia="SimSun"/>
          <w:noProof/>
          <w:lang w:eastAsia="zh-CN"/>
        </w:rPr>
        <mc:AlternateContent>
          <mc:Choice Requires="wps">
            <w:drawing>
              <wp:anchor distT="0" distB="0" distL="114296" distR="114296" simplePos="0" relativeHeight="251688960" behindDoc="0" locked="0" layoutInCell="1" allowOverlap="1" wp14:anchorId="0B0176F2" wp14:editId="5961B237">
                <wp:simplePos x="0" y="0"/>
                <wp:positionH relativeFrom="column">
                  <wp:posOffset>5172074</wp:posOffset>
                </wp:positionH>
                <wp:positionV relativeFrom="paragraph">
                  <wp:posOffset>256540</wp:posOffset>
                </wp:positionV>
                <wp:extent cx="0" cy="341630"/>
                <wp:effectExtent l="0" t="0" r="19050" b="20320"/>
                <wp:wrapNone/>
                <wp:docPr id="1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1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8BF6DD" id="AutoShape 33" o:spid="_x0000_s1026" type="#_x0000_t32" style="position:absolute;margin-left:407.25pt;margin-top:20.2pt;width:0;height:26.9pt;z-index:25168896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4QiHwIAADw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"/>
            </w:pict>
          </mc:Fallback>
        </mc:AlternateContent>
      </w:r>
    </w:p>
    <w:p w14:paraId="3AF707D9" w14:textId="64D79DED" w:rsidR="00DE0445" w:rsidRPr="00C52E41" w:rsidRDefault="00CE6CFA"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83840" behindDoc="0" locked="0" layoutInCell="1" allowOverlap="1" wp14:anchorId="523CDDA2" wp14:editId="20688589">
                <wp:simplePos x="0" y="0"/>
                <wp:positionH relativeFrom="column">
                  <wp:posOffset>4672330</wp:posOffset>
                </wp:positionH>
                <wp:positionV relativeFrom="paragraph">
                  <wp:posOffset>182880</wp:posOffset>
                </wp:positionV>
                <wp:extent cx="1105535" cy="1095375"/>
                <wp:effectExtent l="0" t="0" r="18415" b="28575"/>
                <wp:wrapNone/>
                <wp:docPr id="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095375"/>
                        </a:xfrm>
                        <a:prstGeom prst="rect">
                          <a:avLst/>
                        </a:prstGeom>
                        <a:solidFill>
                          <a:srgbClr val="FFFFFF"/>
                        </a:solidFill>
                        <a:ln w="9525">
                          <a:solidFill>
                            <a:srgbClr val="000000"/>
                          </a:solidFill>
                          <a:miter lim="800000"/>
                          <a:headEnd/>
                          <a:tailEnd/>
                        </a:ln>
                      </wps:spPr>
                      <wps:txbx>
                        <w:txbxContent>
                          <w:p w14:paraId="530611FA" w14:textId="77777777" w:rsidR="00E14956" w:rsidRPr="00C20EBD" w:rsidRDefault="00E14956"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3CDDA2" id="Text Box 28" o:spid="_x0000_s1038" type="#_x0000_t202" style="position:absolute;left:0;text-align:left;margin-left:367.9pt;margin-top:14.4pt;width:87.05pt;height:8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sdLwIAAFo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">
                <v:textbox>
                  <w:txbxContent>
                    <w:p w14:paraId="530611FA" w14:textId="77777777" w:rsidR="00E14956" w:rsidRPr="00C20EBD" w:rsidRDefault="00E14956" w:rsidP="000616DE">
                      <w:pPr>
                        <w:ind w:leftChars="150" w:left="360"/>
                        <w:rPr>
                          <w:rFonts w:eastAsia="SimSun"/>
                          <w:lang w:eastAsia="zh-CN"/>
                        </w:rPr>
                      </w:pPr>
                      <w:r>
                        <w:rPr>
                          <w:rFonts w:eastAsia="SimSun" w:hint="eastAsia"/>
                          <w:lang w:eastAsia="zh-CN"/>
                        </w:rPr>
                        <w:t>Potential Senior Technician</w:t>
                      </w:r>
                      <w:r>
                        <w:rPr>
                          <w:rFonts w:eastAsia="SimSun" w:hint="eastAsia"/>
                          <w:lang w:eastAsia="zh-CN"/>
                        </w:rPr>
                        <w:tab/>
                        <w:t xml:space="preserve">                       </w:t>
                      </w:r>
                    </w:p>
                  </w:txbxContent>
                </v:textbox>
              </v:shape>
            </w:pict>
          </mc:Fallback>
        </mc:AlternateContent>
      </w:r>
    </w:p>
    <w:p w14:paraId="31F4D392" w14:textId="77777777" w:rsidR="00DE0445" w:rsidRPr="00C52E41" w:rsidRDefault="00DE0445" w:rsidP="007616F9">
      <w:pPr>
        <w:jc w:val="both"/>
        <w:rPr>
          <w:rFonts w:eastAsia="SimSun"/>
          <w:lang w:eastAsia="zh-CN"/>
        </w:rPr>
      </w:pPr>
    </w:p>
    <w:p w14:paraId="1865434F" w14:textId="77777777" w:rsidR="00DE0445" w:rsidRPr="00C52E41" w:rsidRDefault="00DE0445" w:rsidP="007616F9">
      <w:pPr>
        <w:jc w:val="both"/>
        <w:rPr>
          <w:rFonts w:eastAsia="SimSun"/>
          <w:lang w:eastAsia="zh-CN"/>
        </w:rPr>
      </w:pPr>
    </w:p>
    <w:p w14:paraId="7FD3FB2C" w14:textId="6B6F8BEA" w:rsidR="00DE0445" w:rsidRPr="00C52E41" w:rsidRDefault="00CE6CFA" w:rsidP="007616F9">
      <w:pPr>
        <w:jc w:val="both"/>
        <w:rPr>
          <w:rFonts w:eastAsia="SimSun"/>
          <w:lang w:eastAsia="zh-CN"/>
        </w:rPr>
      </w:pPr>
      <w:r>
        <w:rPr>
          <w:rFonts w:eastAsia="SimSun"/>
          <w:noProof/>
          <w:lang w:eastAsia="zh-CN"/>
        </w:rPr>
        <mc:AlternateContent>
          <mc:Choice Requires="wps">
            <w:drawing>
              <wp:anchor distT="0" distB="0" distL="114300" distR="114300" simplePos="0" relativeHeight="251684864" behindDoc="0" locked="0" layoutInCell="1" allowOverlap="1" wp14:anchorId="040F60C7" wp14:editId="00983D2D">
                <wp:simplePos x="0" y="0"/>
                <wp:positionH relativeFrom="column">
                  <wp:posOffset>4672330</wp:posOffset>
                </wp:positionH>
                <wp:positionV relativeFrom="paragraph">
                  <wp:posOffset>396240</wp:posOffset>
                </wp:positionV>
                <wp:extent cx="1105535" cy="608330"/>
                <wp:effectExtent l="0" t="0" r="18415" b="20320"/>
                <wp:wrapNone/>
                <wp:docPr id="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608330"/>
                        </a:xfrm>
                        <a:prstGeom prst="rect">
                          <a:avLst/>
                        </a:prstGeom>
                        <a:solidFill>
                          <a:srgbClr val="FFFFFF"/>
                        </a:solidFill>
                        <a:ln w="9525">
                          <a:solidFill>
                            <a:srgbClr val="000000"/>
                          </a:solidFill>
                          <a:miter lim="800000"/>
                          <a:headEnd/>
                          <a:tailEnd/>
                        </a:ln>
                      </wps:spPr>
                      <wps:txbx>
                        <w:txbxContent>
                          <w:p w14:paraId="511B85D8" w14:textId="77777777" w:rsidR="00E14956" w:rsidRPr="00C20EBD" w:rsidRDefault="00E14956"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0F60C7" id="Text Box 29" o:spid="_x0000_s1039" type="#_x0000_t202" style="position:absolute;left:0;text-align:left;margin-left:367.9pt;margin-top:31.2pt;width:87.05pt;height:47.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">
                <v:textbox>
                  <w:txbxContent>
                    <w:p w14:paraId="511B85D8" w14:textId="77777777" w:rsidR="00E14956" w:rsidRPr="00C20EBD" w:rsidRDefault="00E14956" w:rsidP="000616DE">
                      <w:pPr>
                        <w:ind w:firstLineChars="50" w:firstLine="120"/>
                        <w:rPr>
                          <w:rFonts w:eastAsia="SimSun"/>
                          <w:lang w:eastAsia="zh-CN"/>
                        </w:rPr>
                      </w:pPr>
                      <w:r>
                        <w:rPr>
                          <w:rFonts w:eastAsia="SimSun" w:hint="eastAsia"/>
                          <w:lang w:eastAsia="zh-CN"/>
                        </w:rPr>
                        <w:t>Technician</w:t>
                      </w:r>
                      <w:r>
                        <w:rPr>
                          <w:rFonts w:eastAsia="SimSun" w:hint="eastAsia"/>
                          <w:lang w:eastAsia="zh-CN"/>
                        </w:rPr>
                        <w:tab/>
                        <w:t xml:space="preserve">                       </w:t>
                      </w:r>
                    </w:p>
                  </w:txbxContent>
                </v:textbox>
              </v:shape>
            </w:pict>
          </mc:Fallback>
        </mc:AlternateContent>
      </w:r>
      <w:r>
        <w:rPr>
          <w:rFonts w:eastAsia="SimSun"/>
          <w:noProof/>
          <w:lang w:eastAsia="zh-CN"/>
        </w:rPr>
        <mc:AlternateContent>
          <mc:Choice Requires="wps">
            <w:drawing>
              <wp:anchor distT="0" distB="0" distL="114296" distR="114296" simplePos="0" relativeHeight="251689984" behindDoc="0" locked="0" layoutInCell="1" allowOverlap="1" wp14:anchorId="5D006C5C" wp14:editId="1049CE88">
                <wp:simplePos x="0" y="0"/>
                <wp:positionH relativeFrom="column">
                  <wp:posOffset>5172074</wp:posOffset>
                </wp:positionH>
                <wp:positionV relativeFrom="paragraph">
                  <wp:posOffset>26035</wp:posOffset>
                </wp:positionV>
                <wp:extent cx="0" cy="370205"/>
                <wp:effectExtent l="0" t="0" r="19050" b="29845"/>
                <wp:wrapNone/>
                <wp:docPr id="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98AFBF" id="AutoShape 34" o:spid="_x0000_s1026" type="#_x0000_t32" style="position:absolute;margin-left:407.25pt;margin-top:2.05pt;width:0;height:29.15pt;z-index:25168998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"/>
            </w:pict>
          </mc:Fallback>
        </mc:AlternateContent>
      </w:r>
    </w:p>
    <w:p w14:paraId="0257C026" w14:textId="77777777" w:rsidR="00DE0445" w:rsidRPr="00C52E41" w:rsidRDefault="00DE0445" w:rsidP="007616F9">
      <w:pPr>
        <w:jc w:val="both"/>
        <w:rPr>
          <w:rFonts w:eastAsia="SimSun"/>
          <w:lang w:eastAsia="zh-CN"/>
        </w:rPr>
      </w:pPr>
    </w:p>
    <w:p w14:paraId="7B731A56" w14:textId="77777777" w:rsidR="000616DE" w:rsidRPr="00C52E41" w:rsidRDefault="000616DE" w:rsidP="007616F9">
      <w:pPr>
        <w:jc w:val="both"/>
        <w:rPr>
          <w:rFonts w:eastAsia="SimSun"/>
          <w:lang w:eastAsia="zh-CN"/>
        </w:rPr>
      </w:pPr>
    </w:p>
    <w:p w14:paraId="09C65FB7" w14:textId="4A2EEC12" w:rsidR="000616DE" w:rsidRPr="00C52E41" w:rsidRDefault="000616DE" w:rsidP="000616DE">
      <w:pPr>
        <w:jc w:val="both"/>
        <w:rPr>
          <w:rFonts w:eastAsia="SimSun"/>
          <w:lang w:eastAsia="zh-CN"/>
        </w:rPr>
      </w:pPr>
      <w:r w:rsidRPr="00C52E41">
        <w:rPr>
          <w:rFonts w:eastAsia="SimSun"/>
        </w:rPr>
        <w:t>According to t</w:t>
      </w:r>
      <w:r w:rsidR="000874EA">
        <w:rPr>
          <w:rFonts w:eastAsia="SimSun"/>
        </w:rPr>
        <w:t xml:space="preserve">he organization structure of </w:t>
      </w:r>
      <w:r w:rsidR="00B42164">
        <w:rPr>
          <w:rFonts w:eastAsia="SimSun"/>
        </w:rPr>
        <w:t>LT Game</w:t>
      </w:r>
      <w:r w:rsidRPr="00C52E41">
        <w:rPr>
          <w:rFonts w:eastAsia="SimSun"/>
        </w:rPr>
        <w:t xml:space="preserve">, </w:t>
      </w:r>
      <w:r w:rsidR="000874EA">
        <w:rPr>
          <w:rFonts w:eastAsia="SimSun" w:hint="eastAsia"/>
          <w:lang w:eastAsia="zh-CN"/>
        </w:rPr>
        <w:t xml:space="preserve">before </w:t>
      </w:r>
      <w:r w:rsidR="000874EA">
        <w:rPr>
          <w:rFonts w:eastAsia="SimSun"/>
          <w:lang w:eastAsia="zh-CN"/>
        </w:rPr>
        <w:t>system</w:t>
      </w:r>
      <w:r w:rsidR="0040523A" w:rsidRPr="00C52E41">
        <w:rPr>
          <w:rFonts w:eastAsia="SimSun" w:hint="eastAsia"/>
          <w:lang w:eastAsia="zh-CN"/>
        </w:rPr>
        <w:t xml:space="preserve"> changing </w:t>
      </w:r>
      <w:r w:rsidR="00027D9B" w:rsidRPr="00C52E41">
        <w:rPr>
          <w:rFonts w:eastAsia="SimSun" w:hint="eastAsia"/>
          <w:lang w:eastAsia="zh-CN"/>
        </w:rPr>
        <w:t xml:space="preserve">in functions are admitted, the technician would discuss and deliver the </w:t>
      </w:r>
      <w:r w:rsidR="000874EA">
        <w:rPr>
          <w:rFonts w:eastAsia="SimSun"/>
          <w:lang w:eastAsia="zh-CN"/>
        </w:rPr>
        <w:t xml:space="preserve">changing </w:t>
      </w:r>
      <w:r w:rsidR="00E81043" w:rsidRPr="00C52E41">
        <w:rPr>
          <w:rFonts w:eastAsia="SimSun" w:hint="eastAsia"/>
          <w:lang w:eastAsia="zh-CN"/>
        </w:rPr>
        <w:t>plan</w:t>
      </w:r>
      <w:r w:rsidR="00027D9B" w:rsidRPr="00C52E41">
        <w:rPr>
          <w:rFonts w:eastAsia="SimSun" w:hint="eastAsia"/>
          <w:lang w:eastAsia="zh-CN"/>
        </w:rPr>
        <w:t xml:space="preserve"> to potential senior technician, </w:t>
      </w:r>
      <w:r w:rsidR="00E81043" w:rsidRPr="00C52E41">
        <w:rPr>
          <w:rFonts w:eastAsia="SimSun" w:hint="eastAsia"/>
          <w:lang w:eastAsia="zh-CN"/>
        </w:rPr>
        <w:t>if the se</w:t>
      </w:r>
      <w:r w:rsidR="000874EA">
        <w:rPr>
          <w:rFonts w:eastAsia="SimSun" w:hint="eastAsia"/>
          <w:lang w:eastAsia="zh-CN"/>
        </w:rPr>
        <w:t xml:space="preserve">nior technician thinks the plan </w:t>
      </w:r>
      <w:r w:rsidR="000874EA">
        <w:rPr>
          <w:rFonts w:eastAsia="SimSun"/>
          <w:lang w:eastAsia="zh-CN"/>
        </w:rPr>
        <w:t>is</w:t>
      </w:r>
      <w:r w:rsidR="00E81043" w:rsidRPr="00C52E41">
        <w:rPr>
          <w:rFonts w:eastAsia="SimSun" w:hint="eastAsia"/>
          <w:lang w:eastAsia="zh-CN"/>
        </w:rPr>
        <w:t xml:space="preserve"> </w:t>
      </w:r>
      <w:r w:rsidR="00E81043" w:rsidRPr="00C52E41">
        <w:rPr>
          <w:rFonts w:eastAsia="SimSun"/>
          <w:lang w:eastAsia="zh-CN"/>
        </w:rPr>
        <w:t>valuable</w:t>
      </w:r>
      <w:r w:rsidR="00E81043" w:rsidRPr="00C52E41">
        <w:rPr>
          <w:rFonts w:eastAsia="SimSun" w:hint="eastAsia"/>
          <w:lang w:eastAsia="zh-CN"/>
        </w:rPr>
        <w:t xml:space="preserve">, </w:t>
      </w:r>
      <w:r w:rsidR="00E81043" w:rsidRPr="00C52E41">
        <w:rPr>
          <w:rFonts w:eastAsia="SimSun"/>
          <w:lang w:eastAsia="zh-CN"/>
        </w:rPr>
        <w:t>and then</w:t>
      </w:r>
      <w:r w:rsidR="000874EA">
        <w:rPr>
          <w:rFonts w:eastAsia="SimSun" w:hint="eastAsia"/>
          <w:lang w:eastAsia="zh-CN"/>
        </w:rPr>
        <w:t xml:space="preserve"> he/she would deliver the </w:t>
      </w:r>
      <w:r w:rsidR="000874EA">
        <w:rPr>
          <w:rFonts w:eastAsia="SimSun"/>
          <w:lang w:eastAsia="zh-CN"/>
        </w:rPr>
        <w:t>plan</w:t>
      </w:r>
      <w:r w:rsidR="00E81043" w:rsidRPr="00C52E41">
        <w:rPr>
          <w:rFonts w:eastAsia="SimSun" w:hint="eastAsia"/>
          <w:lang w:eastAsia="zh-CN"/>
        </w:rPr>
        <w:t xml:space="preserve"> to the DB/System engineer.  </w:t>
      </w:r>
      <w:r w:rsidR="00E81043" w:rsidRPr="00C52E41">
        <w:rPr>
          <w:rFonts w:eastAsia="SimSun"/>
          <w:lang w:eastAsia="zh-CN"/>
        </w:rPr>
        <w:t>A</w:t>
      </w:r>
      <w:r w:rsidR="00E81043" w:rsidRPr="00C52E41">
        <w:rPr>
          <w:rFonts w:eastAsia="SimSun" w:hint="eastAsia"/>
          <w:lang w:eastAsia="zh-CN"/>
        </w:rPr>
        <w:t>fter that the DB/System engineer, project manager and COO will hav</w:t>
      </w:r>
      <w:r w:rsidR="000874EA">
        <w:rPr>
          <w:rFonts w:eastAsia="SimSun" w:hint="eastAsia"/>
          <w:lang w:eastAsia="zh-CN"/>
        </w:rPr>
        <w:t>e a meeting to discuss the plan</w:t>
      </w:r>
      <w:r w:rsidR="00E81043" w:rsidRPr="00C52E41">
        <w:rPr>
          <w:rFonts w:eastAsia="SimSun" w:hint="eastAsia"/>
          <w:lang w:eastAsia="zh-CN"/>
        </w:rPr>
        <w:t xml:space="preserve">.  </w:t>
      </w:r>
      <w:r w:rsidR="00E81043" w:rsidRPr="00C52E41">
        <w:rPr>
          <w:rFonts w:eastAsia="SimSun"/>
          <w:lang w:eastAsia="zh-CN"/>
        </w:rPr>
        <w:t>I</w:t>
      </w:r>
      <w:r w:rsidR="00E81043" w:rsidRPr="00C52E41">
        <w:rPr>
          <w:rFonts w:eastAsia="SimSun" w:hint="eastAsia"/>
          <w:lang w:eastAsia="zh-CN"/>
        </w:rPr>
        <w:t>f it goes well, the plan</w:t>
      </w:r>
      <w:r w:rsidR="00873515">
        <w:rPr>
          <w:rFonts w:eastAsia="SimSun"/>
          <w:lang w:eastAsia="zh-CN"/>
        </w:rPr>
        <w:t xml:space="preserve"> will</w:t>
      </w:r>
      <w:r w:rsidR="00E81043" w:rsidRPr="00C52E41">
        <w:rPr>
          <w:rFonts w:eastAsia="SimSun" w:hint="eastAsia"/>
          <w:lang w:eastAsia="zh-CN"/>
        </w:rPr>
        <w:t xml:space="preserve"> be executed. </w:t>
      </w:r>
    </w:p>
    <w:p w14:paraId="1A52AD73" w14:textId="77777777" w:rsidR="000616DE" w:rsidRPr="00C52E41" w:rsidRDefault="000616DE" w:rsidP="007616F9">
      <w:pPr>
        <w:jc w:val="both"/>
        <w:rPr>
          <w:rFonts w:eastAsia="SimSun"/>
          <w:lang w:eastAsia="zh-CN"/>
        </w:rPr>
      </w:pPr>
    </w:p>
    <w:p w14:paraId="70D4D091" w14:textId="065B4353" w:rsidR="0071184F" w:rsidRPr="00440AAD" w:rsidRDefault="000874EA" w:rsidP="007616F9">
      <w:pPr>
        <w:jc w:val="both"/>
        <w:rPr>
          <w:rFonts w:eastAsia="ＭＳ 明朝"/>
          <w:lang w:eastAsia="ja-JP"/>
          <w:rPrChange w:id="205" w:author="Jyun Asakura" w:date="2014-10-13T01:12:00Z">
            <w:rPr/>
          </w:rPrChange>
        </w:rPr>
      </w:pPr>
      <w:r>
        <w:rPr>
          <w:rFonts w:eastAsiaTheme="minorEastAsia" w:hint="eastAsia"/>
          <w:lang w:eastAsia="zh-CN"/>
        </w:rPr>
        <w:t xml:space="preserve">In </w:t>
      </w:r>
      <w:r w:rsidR="00B42164">
        <w:rPr>
          <w:rFonts w:eastAsiaTheme="minorEastAsia" w:hint="eastAsia"/>
          <w:lang w:eastAsia="zh-CN"/>
        </w:rPr>
        <w:t>LT Game</w:t>
      </w:r>
      <w:r w:rsidR="000413D7">
        <w:rPr>
          <w:rFonts w:eastAsiaTheme="minorEastAsia" w:hint="eastAsia"/>
          <w:lang w:eastAsia="zh-CN"/>
        </w:rPr>
        <w:t xml:space="preserve"> t</w:t>
      </w:r>
      <w:r w:rsidR="0071184F" w:rsidRPr="00C52E41">
        <w:t>here are many kinds of issues in marketing, sales, customer service and technical service.  It’s hard to integrate the information without a customer relationship management (CRM) system.  For example, there are lots o</w:t>
      </w:r>
      <w:r>
        <w:t xml:space="preserve">f after-sale services in the </w:t>
      </w:r>
      <w:r w:rsidR="00B42164">
        <w:t>LT Game</w:t>
      </w:r>
      <w:r w:rsidR="0071184F" w:rsidRPr="00C52E41">
        <w:t xml:space="preserve">, CRM system could track every service until it solved.  A quality </w:t>
      </w:r>
      <w:r>
        <w:t>CRM</w:t>
      </w:r>
      <w:r w:rsidR="0071184F" w:rsidRPr="00C52E41">
        <w:t xml:space="preserve"> system can help </w:t>
      </w:r>
      <w:r>
        <w:t xml:space="preserve">the company </w:t>
      </w:r>
      <w:r w:rsidR="00440AAD">
        <w:rPr>
          <w:rStyle w:val="ae"/>
        </w:rPr>
        <w:commentReference w:id="206"/>
      </w:r>
      <w:r>
        <w:rPr>
          <w:rStyle w:val="ae"/>
        </w:rPr>
        <w:commentReference w:id="207"/>
      </w:r>
      <w:r w:rsidR="0071184F" w:rsidRPr="00C52E41">
        <w:t>organize, automate and synchronize well the information, improve the efficiency, thus makes profit for company. It also enables the company to obtain business dealings with customers in a more systematic way in the market</w:t>
      </w:r>
      <w:r w:rsidR="00440AAD">
        <w:t>.</w:t>
      </w:r>
    </w:p>
    <w:p w14:paraId="2F5248EE" w14:textId="77777777" w:rsidR="0071184F" w:rsidRPr="00C52E41" w:rsidRDefault="0071184F" w:rsidP="007616F9">
      <w:pPr>
        <w:jc w:val="both"/>
      </w:pPr>
      <w:r w:rsidRPr="00C52E41">
        <w:t xml:space="preserve">SugarCRM is a customer relationship management (CRM) system that is available in both open-source and </w:t>
      </w:r>
      <w:r w:rsidR="00440AAD">
        <w:t>c</w:t>
      </w:r>
      <w:r w:rsidRPr="00C52E41">
        <w:t xml:space="preserve">ommercial open-source applications.  It enables businesses to create extraordinary customer relationships with the most innovative and affordable CRM solution in the market.  It has a flexible management system and perfect IT equipment management function, which makes the process of managing customer relationships systematically.  It is not only a management system, but </w:t>
      </w:r>
      <w:r w:rsidR="009D6451">
        <w:t>the system also</w:t>
      </w:r>
      <w:r w:rsidR="00440AAD">
        <w:t xml:space="preserve"> </w:t>
      </w:r>
      <w:r w:rsidRPr="00C52E41">
        <w:t xml:space="preserve">allows the user to know the solution for sales. So that customers can trust </w:t>
      </w:r>
      <w:r w:rsidR="009D6451">
        <w:t>providers</w:t>
      </w:r>
      <w:commentRangeStart w:id="208"/>
      <w:r w:rsidRPr="00C52E41">
        <w:t xml:space="preserve"> </w:t>
      </w:r>
      <w:commentRangeEnd w:id="208"/>
      <w:r w:rsidR="00440AAD">
        <w:rPr>
          <w:rStyle w:val="ae"/>
        </w:rPr>
        <w:commentReference w:id="208"/>
      </w:r>
      <w:r w:rsidRPr="00C52E41">
        <w:t xml:space="preserve">more.  As a result, SugarCRM </w:t>
      </w:r>
      <w:r w:rsidR="00440AAD">
        <w:t>system</w:t>
      </w:r>
      <w:r w:rsidR="009D6451">
        <w:t xml:space="preserve"> </w:t>
      </w:r>
      <w:r w:rsidRPr="00C52E41">
        <w:t>can enhance the competitiveness of the enterprise and service quality.</w:t>
      </w:r>
    </w:p>
    <w:p w14:paraId="02C4AEDA" w14:textId="77777777" w:rsidR="0071184F" w:rsidRDefault="0071184F" w:rsidP="00A80014">
      <w:pPr>
        <w:jc w:val="both"/>
        <w:rPr>
          <w:rFonts w:eastAsiaTheme="minorEastAsia"/>
          <w:lang w:eastAsia="zh-CN"/>
        </w:rPr>
      </w:pPr>
      <w:r w:rsidRPr="00C52E41">
        <w:t>The popular company IBM, has chosen</w:t>
      </w:r>
      <w:r w:rsidR="009D6451">
        <w:t xml:space="preserve"> SugarCRM for its lucrative CRM</w:t>
      </w:r>
      <w:r w:rsidR="00A80014">
        <w:rPr>
          <w:rFonts w:eastAsiaTheme="minorEastAsia" w:hint="eastAsia"/>
          <w:lang w:eastAsia="zh-CN"/>
        </w:rPr>
        <w:t xml:space="preserve"> </w:t>
      </w:r>
      <w:r w:rsidRPr="00C52E41">
        <w:t xml:space="preserve">contract.  In February 2012, Blytheco similarly chose to end its 30-year relationship with Sage in favor of SugarCRM. </w:t>
      </w:r>
    </w:p>
    <w:p w14:paraId="4E74933F" w14:textId="0804D645" w:rsidR="0071184F" w:rsidRPr="00C52E41" w:rsidRDefault="00A80014" w:rsidP="00A80014">
      <w:pPr>
        <w:jc w:val="both"/>
        <w:rPr>
          <w:rFonts w:eastAsia="SimSun"/>
        </w:rPr>
      </w:pPr>
      <w:r>
        <w:rPr>
          <w:rFonts w:eastAsiaTheme="minorEastAsia" w:hint="eastAsia"/>
          <w:lang w:eastAsia="zh-CN"/>
        </w:rPr>
        <w:t>In this project, the aforementione</w:t>
      </w:r>
      <w:r w:rsidR="009D6451">
        <w:rPr>
          <w:rFonts w:eastAsiaTheme="minorEastAsia" w:hint="eastAsia"/>
          <w:lang w:eastAsia="zh-CN"/>
        </w:rPr>
        <w:t xml:space="preserve">d background information of </w:t>
      </w:r>
      <w:r w:rsidR="00B42164">
        <w:rPr>
          <w:rFonts w:eastAsiaTheme="minorEastAsia" w:hint="eastAsia"/>
          <w:lang w:eastAsia="zh-CN"/>
        </w:rPr>
        <w:t>LT Game</w:t>
      </w:r>
      <w:r>
        <w:rPr>
          <w:rFonts w:eastAsiaTheme="minorEastAsia" w:hint="eastAsia"/>
          <w:lang w:eastAsia="zh-CN"/>
        </w:rPr>
        <w:t xml:space="preserve"> will play an important part in making </w:t>
      </w:r>
      <w:r>
        <w:rPr>
          <w:rFonts w:eastAsiaTheme="minorEastAsia"/>
          <w:lang w:eastAsia="zh-CN"/>
        </w:rPr>
        <w:t>decisions</w:t>
      </w:r>
      <w:r>
        <w:rPr>
          <w:rFonts w:eastAsiaTheme="minorEastAsia" w:hint="eastAsia"/>
          <w:lang w:eastAsia="zh-CN"/>
        </w:rPr>
        <w:t xml:space="preserve"> as to how to find the right IT solution for solving its business problems.</w:t>
      </w:r>
    </w:p>
    <w:p w14:paraId="6941BE9D" w14:textId="77777777" w:rsidR="001E1B2C" w:rsidRPr="00C52E41" w:rsidRDefault="001E1B2C" w:rsidP="00192826"/>
    <w:p w14:paraId="1A3A7F01" w14:textId="77777777" w:rsidR="00CA2807" w:rsidRPr="00C52E41" w:rsidRDefault="00992642" w:rsidP="00992642">
      <w:pPr>
        <w:pStyle w:val="1"/>
      </w:pPr>
      <w:bookmarkStart w:id="209" w:name="_Toc403003000"/>
      <w:r w:rsidRPr="00C52E41">
        <w:t>Methodology</w:t>
      </w:r>
      <w:bookmarkEnd w:id="209"/>
    </w:p>
    <w:p w14:paraId="51270767" w14:textId="77777777" w:rsidR="000E7AE4" w:rsidRDefault="00992642" w:rsidP="005A3267">
      <w:pPr>
        <w:pStyle w:val="2"/>
        <w:rPr>
          <w:sz w:val="32"/>
          <w:szCs w:val="32"/>
        </w:rPr>
      </w:pPr>
      <w:bookmarkStart w:id="210" w:name="_Toc403003001"/>
      <w:r w:rsidRPr="00C52E41">
        <w:rPr>
          <w:sz w:val="32"/>
          <w:szCs w:val="32"/>
        </w:rPr>
        <w:t>Requirement Elicitation</w:t>
      </w:r>
      <w:bookmarkEnd w:id="210"/>
    </w:p>
    <w:p w14:paraId="6153E38A" w14:textId="65F44C19" w:rsidR="00A80014" w:rsidRDefault="00A5294D" w:rsidP="009D6451">
      <w:pPr>
        <w:jc w:val="both"/>
      </w:pPr>
      <w:r w:rsidRPr="00C52E41" w:rsidDel="00A5294D">
        <w:t xml:space="preserve"> </w:t>
      </w:r>
      <w:r>
        <w:rPr>
          <w:rFonts w:eastAsiaTheme="minorEastAsia" w:hint="eastAsia"/>
          <w:lang w:eastAsia="zh-CN"/>
        </w:rPr>
        <w:t>In order to</w:t>
      </w:r>
      <w:r w:rsidR="000E7AE4" w:rsidRPr="00C52E41">
        <w:t xml:space="preserve"> impro</w:t>
      </w:r>
      <w:r>
        <w:rPr>
          <w:rFonts w:eastAsiaTheme="minorEastAsia" w:hint="eastAsia"/>
          <w:lang w:eastAsia="zh-CN"/>
        </w:rPr>
        <w:t>ve</w:t>
      </w:r>
      <w:r w:rsidR="000E7AE4" w:rsidRPr="00C52E41">
        <w:t xml:space="preserve"> SugarCRM system, </w:t>
      </w:r>
      <w:r>
        <w:rPr>
          <w:rFonts w:eastAsiaTheme="minorEastAsia" w:hint="eastAsia"/>
          <w:lang w:eastAsia="zh-CN"/>
        </w:rPr>
        <w:t xml:space="preserve">gathering information of user requirements is </w:t>
      </w:r>
      <w:r w:rsidR="009D6451">
        <w:rPr>
          <w:rFonts w:eastAsiaTheme="minorEastAsia"/>
          <w:lang w:eastAsia="zh-CN"/>
        </w:rPr>
        <w:t>necessary</w:t>
      </w:r>
      <w:r>
        <w:rPr>
          <w:rFonts w:eastAsiaTheme="minorEastAsia" w:hint="eastAsia"/>
          <w:lang w:eastAsia="zh-CN"/>
        </w:rPr>
        <w:t xml:space="preserve">, thus </w:t>
      </w:r>
      <w:r w:rsidR="000E7AE4" w:rsidRPr="00C52E41">
        <w:t xml:space="preserve">we arranged Athena to go to the company and spent 3 months to take part in the operation and gain </w:t>
      </w:r>
      <w:r>
        <w:rPr>
          <w:rFonts w:eastAsiaTheme="minorEastAsia" w:hint="eastAsia"/>
          <w:lang w:eastAsia="zh-CN"/>
        </w:rPr>
        <w:t>experience</w:t>
      </w:r>
      <w:r w:rsidRPr="00C52E41">
        <w:t xml:space="preserve"> </w:t>
      </w:r>
      <w:r w:rsidR="000E7AE4" w:rsidRPr="00C52E41">
        <w:t xml:space="preserve">of </w:t>
      </w:r>
      <w:r w:rsidR="00440AAD">
        <w:rPr>
          <w:rFonts w:eastAsiaTheme="minorEastAsia"/>
          <w:lang w:eastAsia="zh-CN"/>
        </w:rPr>
        <w:t>operating</w:t>
      </w:r>
      <w:r>
        <w:rPr>
          <w:rFonts w:eastAsiaTheme="minorEastAsia" w:hint="eastAsia"/>
          <w:lang w:eastAsia="zh-CN"/>
        </w:rPr>
        <w:t xml:space="preserve"> th</w:t>
      </w:r>
      <w:r w:rsidR="009D6451">
        <w:rPr>
          <w:rFonts w:eastAsiaTheme="minorEastAsia" w:hint="eastAsia"/>
          <w:lang w:eastAsia="zh-CN"/>
        </w:rPr>
        <w:t xml:space="preserve">e </w:t>
      </w:r>
      <w:r w:rsidR="009D6451">
        <w:rPr>
          <w:rFonts w:eastAsiaTheme="minorEastAsia"/>
          <w:lang w:eastAsia="zh-CN"/>
        </w:rPr>
        <w:t>system</w:t>
      </w:r>
      <w:r>
        <w:rPr>
          <w:rFonts w:eastAsiaTheme="minorEastAsia" w:hint="eastAsia"/>
          <w:lang w:eastAsia="zh-CN"/>
        </w:rPr>
        <w:t>.</w:t>
      </w:r>
      <w:r w:rsidR="00266EA8">
        <w:t xml:space="preserve">  The following </w:t>
      </w:r>
      <w:r w:rsidR="00440AAD">
        <w:t xml:space="preserve">issues are </w:t>
      </w:r>
      <w:r w:rsidR="00266EA8">
        <w:t xml:space="preserve">found via work experience on an internship in </w:t>
      </w:r>
      <w:r w:rsidR="00B42164">
        <w:t>LT Game</w:t>
      </w:r>
      <w:r w:rsidR="00266EA8">
        <w:t>.</w:t>
      </w:r>
    </w:p>
    <w:p w14:paraId="6A4D1F43" w14:textId="77777777" w:rsidR="000A7E43" w:rsidRDefault="000A7E43" w:rsidP="000A7E43">
      <w:pPr>
        <w:pStyle w:val="3"/>
      </w:pPr>
      <w:bookmarkStart w:id="211" w:name="_Toc403003002"/>
      <w:r>
        <w:t>Observation</w:t>
      </w:r>
      <w:bookmarkEnd w:id="211"/>
    </w:p>
    <w:p w14:paraId="2BB55064" w14:textId="053FC190" w:rsidR="000A7E43" w:rsidRDefault="001C5851" w:rsidP="000A7E43">
      <w:pPr>
        <w:rPr>
          <w:lang w:eastAsia="zh-TW"/>
        </w:rPr>
      </w:pPr>
      <w:r>
        <w:rPr>
          <w:lang w:eastAsia="zh-TW"/>
        </w:rPr>
        <w:t>According to the organ</w:t>
      </w:r>
      <w:r w:rsidR="00A65C31">
        <w:rPr>
          <w:lang w:eastAsia="zh-TW"/>
        </w:rPr>
        <w:t xml:space="preserve">ization structure of </w:t>
      </w:r>
      <w:r w:rsidR="00B42164">
        <w:rPr>
          <w:lang w:eastAsia="zh-TW"/>
        </w:rPr>
        <w:t>LT Game</w:t>
      </w:r>
      <w:r>
        <w:rPr>
          <w:lang w:eastAsia="zh-TW"/>
        </w:rPr>
        <w:t xml:space="preserve">, </w:t>
      </w:r>
      <w:r w:rsidR="00625DED">
        <w:rPr>
          <w:lang w:eastAsia="zh-TW"/>
        </w:rPr>
        <w:t>some special behavior</w:t>
      </w:r>
      <w:r>
        <w:rPr>
          <w:lang w:eastAsia="zh-TW"/>
        </w:rPr>
        <w:t xml:space="preserve"> </w:t>
      </w:r>
      <w:r w:rsidR="00A65C31">
        <w:rPr>
          <w:lang w:eastAsia="zh-TW"/>
        </w:rPr>
        <w:t xml:space="preserve">about SugarCRM system </w:t>
      </w:r>
      <w:r>
        <w:rPr>
          <w:lang w:eastAsia="zh-TW"/>
        </w:rPr>
        <w:t>are found in</w:t>
      </w:r>
      <w:r w:rsidR="00625DED">
        <w:rPr>
          <w:lang w:eastAsia="zh-TW"/>
        </w:rPr>
        <w:t xml:space="preserve"> different position</w:t>
      </w:r>
      <w:r>
        <w:rPr>
          <w:lang w:eastAsia="zh-TW"/>
        </w:rPr>
        <w:t xml:space="preserve"> for 3 months observation</w:t>
      </w:r>
      <w:r w:rsidR="00625DED">
        <w:rPr>
          <w:lang w:eastAsia="zh-TW"/>
        </w:rPr>
        <w:t>.</w:t>
      </w:r>
      <w:r>
        <w:rPr>
          <w:lang w:eastAsia="zh-TW"/>
        </w:rPr>
        <w:t xml:space="preserve"> </w:t>
      </w:r>
    </w:p>
    <w:p w14:paraId="65D9DA40" w14:textId="77777777" w:rsidR="001C5851" w:rsidRDefault="001C5851" w:rsidP="001C5851">
      <w:pPr>
        <w:pStyle w:val="aa"/>
        <w:numPr>
          <w:ilvl w:val="0"/>
          <w:numId w:val="26"/>
        </w:numPr>
        <w:rPr>
          <w:lang w:eastAsia="zh-TW"/>
        </w:rPr>
      </w:pPr>
      <w:r>
        <w:rPr>
          <w:lang w:eastAsia="zh-TW"/>
        </w:rPr>
        <w:t>COO</w:t>
      </w:r>
    </w:p>
    <w:p w14:paraId="7196C5DA" w14:textId="77777777" w:rsidR="001C5851" w:rsidRDefault="001C5851" w:rsidP="001C5851">
      <w:pPr>
        <w:pStyle w:val="aa"/>
        <w:rPr>
          <w:lang w:eastAsia="zh-TW"/>
        </w:rPr>
      </w:pPr>
      <w:r>
        <w:rPr>
          <w:lang w:eastAsia="zh-TW"/>
        </w:rPr>
        <w:t>She agrees and support</w:t>
      </w:r>
      <w:r w:rsidR="00A65C31">
        <w:rPr>
          <w:lang w:eastAsia="zh-TW"/>
        </w:rPr>
        <w:t>s to use the system</w:t>
      </w:r>
      <w:r>
        <w:rPr>
          <w:lang w:eastAsia="zh-TW"/>
        </w:rPr>
        <w:t xml:space="preserve">.  She thinks </w:t>
      </w:r>
      <w:r w:rsidR="00CE74E0">
        <w:rPr>
          <w:lang w:eastAsia="zh-TW"/>
        </w:rPr>
        <w:t>that the system can help the company management and provide better customer service.  Unfortunately, there is not enough human resource to solve general operating problem.   Otherwise, she believes that the system would run more smoothly and better.</w:t>
      </w:r>
    </w:p>
    <w:p w14:paraId="40313F05" w14:textId="77777777" w:rsidR="001C5851" w:rsidRDefault="001C5851" w:rsidP="001C5851">
      <w:pPr>
        <w:pStyle w:val="aa"/>
        <w:numPr>
          <w:ilvl w:val="0"/>
          <w:numId w:val="26"/>
        </w:numPr>
        <w:rPr>
          <w:lang w:eastAsia="zh-TW"/>
        </w:rPr>
      </w:pPr>
      <w:r>
        <w:rPr>
          <w:lang w:eastAsia="zh-TW"/>
        </w:rPr>
        <w:t>Network Engineer</w:t>
      </w:r>
    </w:p>
    <w:p w14:paraId="3C4B825A" w14:textId="77777777" w:rsidR="001C5851" w:rsidRDefault="00CE74E0" w:rsidP="005005B5">
      <w:pPr>
        <w:pStyle w:val="aa"/>
        <w:rPr>
          <w:lang w:eastAsia="zh-TW"/>
        </w:rPr>
      </w:pPr>
      <w:r>
        <w:rPr>
          <w:lang w:eastAsia="zh-TW"/>
        </w:rPr>
        <w:t>He thinks his solve problem is too short</w:t>
      </w:r>
      <w:r w:rsidR="00A65C31">
        <w:rPr>
          <w:lang w:eastAsia="zh-TW"/>
        </w:rPr>
        <w:t xml:space="preserve"> no need to report in the system</w:t>
      </w:r>
      <w:r>
        <w:rPr>
          <w:lang w:eastAsia="zh-TW"/>
        </w:rPr>
        <w:t>.  If he spends the time to type</w:t>
      </w:r>
      <w:r w:rsidR="005005B5">
        <w:rPr>
          <w:lang w:eastAsia="zh-TW"/>
        </w:rPr>
        <w:t xml:space="preserve"> in data</w:t>
      </w:r>
      <w:r>
        <w:rPr>
          <w:lang w:eastAsia="zh-TW"/>
        </w:rPr>
        <w:t xml:space="preserve">, the problem maybe have been </w:t>
      </w:r>
      <w:r w:rsidR="005005B5">
        <w:rPr>
          <w:lang w:eastAsia="zh-TW"/>
        </w:rPr>
        <w:t>figure out already.</w:t>
      </w:r>
    </w:p>
    <w:p w14:paraId="37D480E0" w14:textId="77777777" w:rsidR="001C5851" w:rsidRDefault="001C5851" w:rsidP="001C5851">
      <w:pPr>
        <w:pStyle w:val="aa"/>
        <w:numPr>
          <w:ilvl w:val="0"/>
          <w:numId w:val="26"/>
        </w:numPr>
        <w:rPr>
          <w:lang w:eastAsia="zh-TW"/>
        </w:rPr>
      </w:pPr>
      <w:r>
        <w:rPr>
          <w:lang w:eastAsia="zh-TW"/>
        </w:rPr>
        <w:t>DB/System Engineer</w:t>
      </w:r>
    </w:p>
    <w:p w14:paraId="6E60E478" w14:textId="77777777" w:rsidR="001C5851" w:rsidRDefault="003C690B" w:rsidP="003C690B">
      <w:pPr>
        <w:pStyle w:val="aa"/>
        <w:rPr>
          <w:lang w:eastAsia="zh-TW"/>
        </w:rPr>
      </w:pPr>
      <w:r>
        <w:rPr>
          <w:lang w:eastAsia="zh-TW"/>
        </w:rPr>
        <w:t xml:space="preserve">He keeps update the status of cases </w:t>
      </w:r>
      <w:r w:rsidR="00A65C31">
        <w:rPr>
          <w:lang w:eastAsia="zh-TW"/>
        </w:rPr>
        <w:t xml:space="preserve">in the system </w:t>
      </w:r>
      <w:r>
        <w:rPr>
          <w:lang w:eastAsia="zh-TW"/>
        </w:rPr>
        <w:t xml:space="preserve">which have been assigned to him before.  </w:t>
      </w:r>
    </w:p>
    <w:p w14:paraId="1629BA4B" w14:textId="77777777" w:rsidR="003C690B" w:rsidRDefault="001C5851" w:rsidP="003C690B">
      <w:pPr>
        <w:pStyle w:val="aa"/>
        <w:numPr>
          <w:ilvl w:val="0"/>
          <w:numId w:val="26"/>
        </w:numPr>
        <w:rPr>
          <w:lang w:eastAsia="zh-TW"/>
        </w:rPr>
      </w:pPr>
      <w:r>
        <w:rPr>
          <w:lang w:eastAsia="zh-TW"/>
        </w:rPr>
        <w:t>Project Manager</w:t>
      </w:r>
    </w:p>
    <w:p w14:paraId="59DC9BE6" w14:textId="77777777" w:rsidR="002212FC" w:rsidRDefault="00DA6E97" w:rsidP="002212FC">
      <w:pPr>
        <w:pStyle w:val="aa"/>
        <w:rPr>
          <w:lang w:eastAsia="zh-TW"/>
        </w:rPr>
      </w:pPr>
      <w:r>
        <w:rPr>
          <w:lang w:eastAsia="zh-TW"/>
        </w:rPr>
        <w:t xml:space="preserve">He has </w:t>
      </w:r>
      <w:r w:rsidR="0035086D">
        <w:rPr>
          <w:lang w:eastAsia="zh-TW"/>
        </w:rPr>
        <w:t>the most exp</w:t>
      </w:r>
      <w:r w:rsidR="00A65C31">
        <w:rPr>
          <w:lang w:eastAsia="zh-TW"/>
        </w:rPr>
        <w:t>ectation for the system</w:t>
      </w:r>
      <w:r w:rsidR="0035086D">
        <w:rPr>
          <w:lang w:eastAsia="zh-TW"/>
        </w:rPr>
        <w:t>.  He wants to improve the system and add different modules</w:t>
      </w:r>
      <w:r w:rsidR="00A65C31">
        <w:rPr>
          <w:lang w:eastAsia="zh-TW"/>
        </w:rPr>
        <w:t xml:space="preserve"> such as e-mail reminder, analyze report</w:t>
      </w:r>
      <w:r w:rsidR="006C20AD">
        <w:rPr>
          <w:lang w:eastAsia="zh-TW"/>
        </w:rPr>
        <w:t>.</w:t>
      </w:r>
      <w:r w:rsidR="00A65C31">
        <w:rPr>
          <w:lang w:eastAsia="zh-TW"/>
        </w:rPr>
        <w:t xml:space="preserve">  </w:t>
      </w:r>
      <w:r w:rsidR="0035086D">
        <w:rPr>
          <w:lang w:eastAsia="zh-TW"/>
        </w:rPr>
        <w:t>He thinks that the system can help</w:t>
      </w:r>
      <w:r w:rsidR="00A65C31">
        <w:rPr>
          <w:lang w:eastAsia="zh-TW"/>
        </w:rPr>
        <w:t xml:space="preserve"> the company</w:t>
      </w:r>
      <w:r w:rsidR="0035086D">
        <w:rPr>
          <w:lang w:eastAsia="zh-TW"/>
        </w:rPr>
        <w:t xml:space="preserve"> improve </w:t>
      </w:r>
      <w:r w:rsidR="003A6C0B">
        <w:rPr>
          <w:lang w:eastAsia="zh-TW"/>
        </w:rPr>
        <w:t xml:space="preserve">its business.  </w:t>
      </w:r>
    </w:p>
    <w:p w14:paraId="7F55996C" w14:textId="77777777" w:rsidR="00733051" w:rsidRDefault="001C5851" w:rsidP="00733051">
      <w:pPr>
        <w:pStyle w:val="aa"/>
        <w:numPr>
          <w:ilvl w:val="0"/>
          <w:numId w:val="26"/>
        </w:numPr>
        <w:rPr>
          <w:lang w:eastAsia="zh-TW"/>
        </w:rPr>
      </w:pPr>
      <w:r>
        <w:rPr>
          <w:lang w:eastAsia="zh-TW"/>
        </w:rPr>
        <w:t>Senior Manager</w:t>
      </w:r>
    </w:p>
    <w:p w14:paraId="11EBC065" w14:textId="77777777" w:rsidR="003C690B" w:rsidRDefault="00A65C31" w:rsidP="003C690B">
      <w:pPr>
        <w:pStyle w:val="aa"/>
        <w:rPr>
          <w:lang w:eastAsia="zh-TW"/>
        </w:rPr>
      </w:pPr>
      <w:r>
        <w:rPr>
          <w:lang w:eastAsia="zh-TW"/>
        </w:rPr>
        <w:t>He thinks that the system</w:t>
      </w:r>
      <w:r w:rsidR="00733051">
        <w:rPr>
          <w:lang w:eastAsia="zh-TW"/>
        </w:rPr>
        <w:t xml:space="preserve"> is an important tool for </w:t>
      </w:r>
      <w:r>
        <w:rPr>
          <w:lang w:eastAsia="zh-TW"/>
        </w:rPr>
        <w:t>the company</w:t>
      </w:r>
      <w:r w:rsidR="00733051">
        <w:rPr>
          <w:lang w:eastAsia="zh-TW"/>
        </w:rPr>
        <w:t>.  If</w:t>
      </w:r>
      <w:r w:rsidR="0039586F">
        <w:rPr>
          <w:lang w:eastAsia="zh-TW"/>
        </w:rPr>
        <w:t xml:space="preserve"> the system operates to mature stage, it will be an important system for the development of the company.</w:t>
      </w:r>
      <w:r w:rsidR="00733051">
        <w:rPr>
          <w:lang w:eastAsia="zh-TW"/>
        </w:rPr>
        <w:t xml:space="preserve"> </w:t>
      </w:r>
    </w:p>
    <w:p w14:paraId="1C40956C" w14:textId="77777777" w:rsidR="003C690B" w:rsidRDefault="001C5851" w:rsidP="003C690B">
      <w:pPr>
        <w:pStyle w:val="aa"/>
        <w:numPr>
          <w:ilvl w:val="0"/>
          <w:numId w:val="26"/>
        </w:numPr>
        <w:rPr>
          <w:lang w:eastAsia="zh-TW"/>
        </w:rPr>
      </w:pPr>
      <w:r>
        <w:rPr>
          <w:lang w:eastAsia="zh-TW"/>
        </w:rPr>
        <w:t>IT Manager</w:t>
      </w:r>
    </w:p>
    <w:p w14:paraId="74B10295" w14:textId="77777777" w:rsidR="0039586F" w:rsidRDefault="0039586F" w:rsidP="0039586F">
      <w:pPr>
        <w:pStyle w:val="aa"/>
        <w:rPr>
          <w:lang w:eastAsia="zh-TW"/>
        </w:rPr>
      </w:pPr>
      <w:r>
        <w:rPr>
          <w:lang w:eastAsia="zh-TW"/>
        </w:rPr>
        <w:t>He keeps tracking those case in the system.</w:t>
      </w:r>
    </w:p>
    <w:p w14:paraId="45BD10BB" w14:textId="77777777" w:rsidR="001C5851" w:rsidRDefault="001C5851" w:rsidP="001C5851">
      <w:pPr>
        <w:pStyle w:val="aa"/>
        <w:numPr>
          <w:ilvl w:val="0"/>
          <w:numId w:val="26"/>
        </w:numPr>
        <w:rPr>
          <w:lang w:eastAsia="zh-TW"/>
        </w:rPr>
      </w:pPr>
      <w:r>
        <w:rPr>
          <w:lang w:eastAsia="zh-TW"/>
        </w:rPr>
        <w:t>Assistant Technician Manager</w:t>
      </w:r>
    </w:p>
    <w:p w14:paraId="0137A07E" w14:textId="77777777" w:rsidR="0039586F" w:rsidRDefault="0039586F" w:rsidP="0039586F">
      <w:pPr>
        <w:pStyle w:val="aa"/>
        <w:rPr>
          <w:lang w:eastAsia="zh-TW"/>
        </w:rPr>
      </w:pPr>
      <w:r>
        <w:rPr>
          <w:lang w:eastAsia="zh-TW"/>
        </w:rPr>
        <w:t xml:space="preserve">In general situation, all the case will assigned to him </w:t>
      </w:r>
      <w:r w:rsidR="005841B5">
        <w:rPr>
          <w:lang w:eastAsia="zh-TW"/>
        </w:rPr>
        <w:t xml:space="preserve">by </w:t>
      </w:r>
      <w:r>
        <w:rPr>
          <w:lang w:eastAsia="zh-TW"/>
        </w:rPr>
        <w:t xml:space="preserve">default first.  He needs to assign other technician to follow the case.  But he thinks that he doesn’t have enough time to response this work.  </w:t>
      </w:r>
    </w:p>
    <w:p w14:paraId="4E14AAFC" w14:textId="77777777" w:rsidR="001C5851" w:rsidRDefault="001C5851" w:rsidP="001C5851">
      <w:pPr>
        <w:pStyle w:val="aa"/>
        <w:numPr>
          <w:ilvl w:val="0"/>
          <w:numId w:val="26"/>
        </w:numPr>
        <w:rPr>
          <w:lang w:eastAsia="zh-TW"/>
        </w:rPr>
      </w:pPr>
      <w:r>
        <w:rPr>
          <w:lang w:eastAsia="zh-TW"/>
        </w:rPr>
        <w:t>Senior Technician</w:t>
      </w:r>
    </w:p>
    <w:p w14:paraId="09F05BA5" w14:textId="77777777" w:rsidR="005841B5" w:rsidRDefault="002212FC" w:rsidP="005841B5">
      <w:pPr>
        <w:pStyle w:val="aa"/>
        <w:rPr>
          <w:lang w:eastAsia="zh-TW"/>
        </w:rPr>
      </w:pPr>
      <w:r>
        <w:rPr>
          <w:lang w:eastAsia="zh-TW"/>
        </w:rPr>
        <w:t>He thinks that he doesn’t have enough time to entry all record.</w:t>
      </w:r>
    </w:p>
    <w:p w14:paraId="64F87C91" w14:textId="77777777" w:rsidR="001C5851" w:rsidRDefault="001C5851" w:rsidP="001C5851">
      <w:pPr>
        <w:pStyle w:val="aa"/>
        <w:numPr>
          <w:ilvl w:val="0"/>
          <w:numId w:val="26"/>
        </w:numPr>
        <w:rPr>
          <w:lang w:eastAsia="zh-TW"/>
        </w:rPr>
      </w:pPr>
      <w:r>
        <w:rPr>
          <w:lang w:eastAsia="zh-TW"/>
        </w:rPr>
        <w:t>Potential Senior Technician</w:t>
      </w:r>
    </w:p>
    <w:p w14:paraId="2BCFA649" w14:textId="77777777" w:rsidR="005841B5" w:rsidRDefault="005841B5" w:rsidP="00A65C31">
      <w:pPr>
        <w:pStyle w:val="aa"/>
        <w:rPr>
          <w:lang w:eastAsia="zh-TW"/>
        </w:rPr>
      </w:pPr>
      <w:r>
        <w:rPr>
          <w:lang w:eastAsia="zh-TW"/>
        </w:rPr>
        <w:t xml:space="preserve">He </w:t>
      </w:r>
      <w:r w:rsidR="00A65C31">
        <w:rPr>
          <w:lang w:eastAsia="zh-TW"/>
        </w:rPr>
        <w:t>never use the system</w:t>
      </w:r>
      <w:r>
        <w:rPr>
          <w:lang w:eastAsia="zh-TW"/>
        </w:rPr>
        <w:t xml:space="preserve"> after few description.</w:t>
      </w:r>
      <w:r w:rsidR="00A65C31">
        <w:rPr>
          <w:lang w:eastAsia="zh-TW"/>
        </w:rPr>
        <w:t xml:space="preserve">  He doesn’t know about using significance of the system.</w:t>
      </w:r>
    </w:p>
    <w:p w14:paraId="582B0FAA" w14:textId="77777777" w:rsidR="001C5851" w:rsidRDefault="001C5851" w:rsidP="001C5851">
      <w:pPr>
        <w:pStyle w:val="aa"/>
        <w:numPr>
          <w:ilvl w:val="0"/>
          <w:numId w:val="26"/>
        </w:numPr>
        <w:rPr>
          <w:lang w:eastAsia="zh-TW"/>
        </w:rPr>
      </w:pPr>
      <w:r>
        <w:rPr>
          <w:lang w:eastAsia="zh-TW"/>
        </w:rPr>
        <w:t>Technician</w:t>
      </w:r>
    </w:p>
    <w:p w14:paraId="0704E219" w14:textId="77777777" w:rsidR="001C5851" w:rsidRPr="000A7E43" w:rsidRDefault="0039586F" w:rsidP="005841B5">
      <w:pPr>
        <w:pStyle w:val="aa"/>
        <w:rPr>
          <w:lang w:eastAsia="zh-TW"/>
        </w:rPr>
      </w:pPr>
      <w:r>
        <w:rPr>
          <w:lang w:eastAsia="zh-TW"/>
        </w:rPr>
        <w:t xml:space="preserve">He </w:t>
      </w:r>
      <w:r w:rsidR="005841B5">
        <w:rPr>
          <w:lang w:eastAsia="zh-TW"/>
        </w:rPr>
        <w:t xml:space="preserve">never use </w:t>
      </w:r>
      <w:r w:rsidR="00A65C31">
        <w:rPr>
          <w:lang w:eastAsia="zh-TW"/>
        </w:rPr>
        <w:t>the system</w:t>
      </w:r>
      <w:r w:rsidR="005841B5">
        <w:rPr>
          <w:lang w:eastAsia="zh-TW"/>
        </w:rPr>
        <w:t xml:space="preserve"> after few description.  He doesn’t know about using significance of the system.</w:t>
      </w:r>
    </w:p>
    <w:p w14:paraId="61629DCA" w14:textId="77777777" w:rsidR="00A80014" w:rsidRDefault="00CC4D6E" w:rsidP="009D6451">
      <w:pPr>
        <w:pStyle w:val="3"/>
        <w:jc w:val="both"/>
      </w:pPr>
      <w:bookmarkStart w:id="212" w:name="_Toc403003003"/>
      <w:r w:rsidRPr="00C52E41">
        <w:rPr>
          <w:rFonts w:hint="eastAsia"/>
        </w:rPr>
        <w:t>S</w:t>
      </w:r>
      <w:r w:rsidRPr="00C52E41">
        <w:t>cenario for SugarCRM</w:t>
      </w:r>
      <w:bookmarkEnd w:id="212"/>
    </w:p>
    <w:p w14:paraId="1F4C3DE1" w14:textId="3DA5E031" w:rsidR="00A80014" w:rsidRDefault="00266EA8" w:rsidP="009D6451">
      <w:pPr>
        <w:jc w:val="both"/>
      </w:pPr>
      <w:r>
        <w:t>Each compan</w:t>
      </w:r>
      <w:r w:rsidR="00A5294D">
        <w:rPr>
          <w:rFonts w:eastAsiaTheme="minorEastAsia" w:hint="eastAsia"/>
          <w:lang w:eastAsia="zh-CN"/>
        </w:rPr>
        <w:t>y</w:t>
      </w:r>
      <w:r w:rsidR="007049B1">
        <w:t xml:space="preserve"> ha</w:t>
      </w:r>
      <w:r w:rsidR="00A5294D">
        <w:rPr>
          <w:rFonts w:eastAsiaTheme="minorEastAsia" w:hint="eastAsia"/>
          <w:lang w:eastAsia="zh-CN"/>
        </w:rPr>
        <w:t>s</w:t>
      </w:r>
      <w:r w:rsidR="007049B1">
        <w:t xml:space="preserve"> </w:t>
      </w:r>
      <w:r w:rsidR="00A5294D">
        <w:rPr>
          <w:rFonts w:eastAsiaTheme="minorEastAsia" w:hint="eastAsia"/>
          <w:lang w:eastAsia="zh-CN"/>
        </w:rPr>
        <w:t>it</w:t>
      </w:r>
      <w:r w:rsidR="00440AAD">
        <w:rPr>
          <w:rFonts w:eastAsiaTheme="minorEastAsia"/>
          <w:lang w:eastAsia="zh-CN"/>
        </w:rPr>
        <w:t>s</w:t>
      </w:r>
      <w:r w:rsidR="007049B1">
        <w:t xml:space="preserve"> own operation procedure.  This part will show the real-life of how SugarCRM </w:t>
      </w:r>
      <w:r w:rsidR="00A5294D">
        <w:rPr>
          <w:rFonts w:eastAsiaTheme="minorEastAsia" w:hint="eastAsia"/>
          <w:lang w:eastAsia="zh-CN"/>
        </w:rPr>
        <w:t>is</w:t>
      </w:r>
      <w:r w:rsidR="007049B1">
        <w:t xml:space="preserve"> used in </w:t>
      </w:r>
      <w:r w:rsidR="00B42164">
        <w:t>LT Game</w:t>
      </w:r>
      <w:r w:rsidR="007049B1">
        <w:t xml:space="preserve"> routine work. </w:t>
      </w:r>
    </w:p>
    <w:p w14:paraId="4AEE9F01" w14:textId="77777777" w:rsidR="00A80014" w:rsidRDefault="00CC4D6E" w:rsidP="009D6451">
      <w:pPr>
        <w:pStyle w:val="4"/>
        <w:jc w:val="both"/>
        <w:rPr>
          <w:color w:val="auto"/>
        </w:rPr>
      </w:pPr>
      <w:r w:rsidRPr="00C52E41">
        <w:rPr>
          <w:rFonts w:hint="eastAsia"/>
          <w:color w:val="auto"/>
        </w:rPr>
        <w:t>I</w:t>
      </w:r>
      <w:r w:rsidRPr="00C52E41">
        <w:rPr>
          <w:color w:val="auto"/>
        </w:rPr>
        <w:t>nitial assumption</w:t>
      </w:r>
    </w:p>
    <w:p w14:paraId="3F56C108" w14:textId="6E301451" w:rsidR="00A80014" w:rsidRDefault="0068184D" w:rsidP="009D6451">
      <w:pPr>
        <w:jc w:val="both"/>
        <w:rPr>
          <w:rFonts w:eastAsia="ＭＳ 明朝"/>
          <w:lang w:eastAsia="ja-JP"/>
          <w:rPrChange w:id="213" w:author="Jyun Asakura" w:date="2014-10-13T01:20:00Z">
            <w:rPr/>
          </w:rPrChange>
        </w:rPr>
      </w:pPr>
      <w:r w:rsidRPr="00C52E41">
        <w:t>There are three situation</w:t>
      </w:r>
      <w:r w:rsidR="009429AA">
        <w:t>s</w:t>
      </w:r>
      <w:r w:rsidRPr="00C52E41">
        <w:t xml:space="preserve"> will create a case.  First</w:t>
      </w:r>
      <w:r w:rsidR="00A5294D">
        <w:rPr>
          <w:rFonts w:eastAsiaTheme="minorEastAsia" w:hint="eastAsia"/>
          <w:lang w:eastAsia="zh-CN"/>
        </w:rPr>
        <w:t>ly</w:t>
      </w:r>
      <w:r w:rsidRPr="00C52E41">
        <w:t>, w</w:t>
      </w:r>
      <w:r w:rsidR="00704245" w:rsidRPr="00C52E41">
        <w:t>hen floor manager finishe</w:t>
      </w:r>
      <w:r w:rsidR="00A5294D">
        <w:rPr>
          <w:rFonts w:eastAsiaTheme="minorEastAsia" w:hint="eastAsia"/>
          <w:lang w:eastAsia="zh-CN"/>
        </w:rPr>
        <w:t>s</w:t>
      </w:r>
      <w:r w:rsidR="00704245" w:rsidRPr="00C52E41">
        <w:t xml:space="preserve"> the routine inspection, he/she </w:t>
      </w:r>
      <w:r w:rsidR="009429AA">
        <w:t>will</w:t>
      </w:r>
      <w:r w:rsidR="009429AA" w:rsidRPr="00C52E41">
        <w:t xml:space="preserve"> </w:t>
      </w:r>
      <w:r w:rsidR="00704245" w:rsidRPr="00C52E41">
        <w:t xml:space="preserve">write a excel document for </w:t>
      </w:r>
      <w:r w:rsidR="009429AA">
        <w:t>problem</w:t>
      </w:r>
      <w:r w:rsidR="009429AA" w:rsidRPr="00C52E41">
        <w:t xml:space="preserve"> </w:t>
      </w:r>
      <w:r w:rsidR="00704245" w:rsidRPr="00C52E41">
        <w:t>machine.</w:t>
      </w:r>
      <w:r w:rsidR="00704245" w:rsidRPr="00C52E41">
        <w:rPr>
          <w:rFonts w:hint="eastAsia"/>
        </w:rPr>
        <w:t xml:space="preserve"> </w:t>
      </w:r>
      <w:r w:rsidRPr="00C52E41">
        <w:t>Second</w:t>
      </w:r>
      <w:r w:rsidR="00A5294D">
        <w:rPr>
          <w:rFonts w:eastAsiaTheme="minorEastAsia" w:hint="eastAsia"/>
          <w:lang w:eastAsia="zh-CN"/>
        </w:rPr>
        <w:t>ly</w:t>
      </w:r>
      <w:r w:rsidR="00704245" w:rsidRPr="00C52E41">
        <w:t xml:space="preserve">, floor manager also </w:t>
      </w:r>
      <w:r w:rsidR="009429AA">
        <w:t>will</w:t>
      </w:r>
      <w:r w:rsidR="009429AA" w:rsidRPr="00C52E41">
        <w:t xml:space="preserve"> </w:t>
      </w:r>
      <w:r w:rsidR="00704245" w:rsidRPr="00C52E41">
        <w:t xml:space="preserve">make a phone call </w:t>
      </w:r>
      <w:r w:rsidR="009429AA">
        <w:t>to</w:t>
      </w:r>
      <w:r w:rsidR="009429AA" w:rsidRPr="00C52E41">
        <w:t xml:space="preserve"> </w:t>
      </w:r>
      <w:r w:rsidR="00704245" w:rsidRPr="00C52E41">
        <w:t>the IT support.  Reporting some machine</w:t>
      </w:r>
      <w:r w:rsidR="009429AA">
        <w:t>s</w:t>
      </w:r>
      <w:r w:rsidR="00704245" w:rsidRPr="00C52E41">
        <w:t xml:space="preserve"> have problem</w:t>
      </w:r>
      <w:r w:rsidR="00704245" w:rsidRPr="00C52E41">
        <w:rPr>
          <w:rFonts w:hint="eastAsia"/>
        </w:rPr>
        <w:t>.</w:t>
      </w:r>
      <w:r w:rsidRPr="00C52E41">
        <w:t xml:space="preserve">  Third</w:t>
      </w:r>
      <w:r w:rsidR="00A5294D">
        <w:rPr>
          <w:rFonts w:eastAsiaTheme="minorEastAsia" w:hint="eastAsia"/>
          <w:lang w:eastAsia="zh-CN"/>
        </w:rPr>
        <w:t>ly</w:t>
      </w:r>
      <w:r w:rsidRPr="00C52E41">
        <w:t>, some big cooperation plan</w:t>
      </w:r>
      <w:r w:rsidR="00BA3C64">
        <w:rPr>
          <w:rFonts w:eastAsiaTheme="minorEastAsia" w:hint="eastAsia"/>
          <w:lang w:eastAsia="zh-CN"/>
        </w:rPr>
        <w:t>s</w:t>
      </w:r>
      <w:r w:rsidRPr="00C52E41">
        <w:t xml:space="preserve"> also will be created </w:t>
      </w:r>
      <w:r w:rsidR="007E1CEA">
        <w:rPr>
          <w:rFonts w:eastAsiaTheme="minorEastAsia" w:hint="eastAsia"/>
          <w:lang w:eastAsia="zh-CN"/>
        </w:rPr>
        <w:t>by manager i</w:t>
      </w:r>
      <w:r w:rsidR="009D6451">
        <w:rPr>
          <w:rFonts w:eastAsiaTheme="minorEastAsia" w:hint="eastAsia"/>
          <w:lang w:eastAsia="zh-CN"/>
        </w:rPr>
        <w:t xml:space="preserve">n </w:t>
      </w:r>
      <w:r w:rsidR="00B42164">
        <w:rPr>
          <w:rFonts w:eastAsiaTheme="minorEastAsia" w:hint="eastAsia"/>
          <w:lang w:eastAsia="zh-CN"/>
        </w:rPr>
        <w:t>LT Game</w:t>
      </w:r>
      <w:r w:rsidR="007E1CEA">
        <w:rPr>
          <w:rFonts w:eastAsiaTheme="minorEastAsia" w:hint="eastAsia"/>
          <w:lang w:eastAsia="zh-CN"/>
        </w:rPr>
        <w:t xml:space="preserve"> </w:t>
      </w:r>
      <w:r w:rsidRPr="00C52E41">
        <w:t>in the system.</w:t>
      </w:r>
    </w:p>
    <w:p w14:paraId="7E38174F" w14:textId="77777777" w:rsidR="00A80014" w:rsidRDefault="00704245" w:rsidP="009D6451">
      <w:pPr>
        <w:pStyle w:val="4"/>
        <w:jc w:val="both"/>
        <w:rPr>
          <w:color w:val="auto"/>
        </w:rPr>
      </w:pPr>
      <w:r w:rsidRPr="00C52E41">
        <w:rPr>
          <w:rFonts w:hint="eastAsia"/>
          <w:color w:val="auto"/>
        </w:rPr>
        <w:t>Normal</w:t>
      </w:r>
    </w:p>
    <w:p w14:paraId="48E335DF" w14:textId="77777777" w:rsidR="00A80014" w:rsidRDefault="00BA3C64" w:rsidP="009D6451">
      <w:pPr>
        <w:jc w:val="both"/>
      </w:pPr>
      <w:r>
        <w:rPr>
          <w:rFonts w:eastAsiaTheme="minorEastAsia"/>
          <w:lang w:eastAsia="zh-CN"/>
        </w:rPr>
        <w:t>O</w:t>
      </w:r>
      <w:r>
        <w:rPr>
          <w:rFonts w:eastAsiaTheme="minorEastAsia" w:hint="eastAsia"/>
          <w:lang w:eastAsia="zh-CN"/>
        </w:rPr>
        <w:t>n the one hand, e</w:t>
      </w:r>
      <w:r w:rsidR="00704245" w:rsidRPr="00C52E41">
        <w:rPr>
          <w:rFonts w:hint="eastAsia"/>
        </w:rPr>
        <w:t xml:space="preserve">very </w:t>
      </w:r>
      <w:r w:rsidR="00704245" w:rsidRPr="00C52E41">
        <w:t>afternoon</w:t>
      </w:r>
      <w:r w:rsidR="00A768A8">
        <w:rPr>
          <w:rFonts w:asciiTheme="minorEastAsia" w:eastAsiaTheme="minorEastAsia" w:hAnsiTheme="minorEastAsia" w:hint="eastAsia"/>
          <w:lang w:eastAsia="zh-CN"/>
        </w:rPr>
        <w:t xml:space="preserve"> </w:t>
      </w:r>
      <w:r w:rsidR="00704245" w:rsidRPr="00C52E41">
        <w:t>when</w:t>
      </w:r>
      <w:r>
        <w:rPr>
          <w:rFonts w:eastAsiaTheme="minorEastAsia" w:hint="eastAsia"/>
          <w:lang w:eastAsia="zh-CN"/>
        </w:rPr>
        <w:t xml:space="preserve"> operator</w:t>
      </w:r>
      <w:r w:rsidR="00704245" w:rsidRPr="00C52E41">
        <w:t xml:space="preserve"> receive</w:t>
      </w:r>
      <w:r>
        <w:rPr>
          <w:rFonts w:eastAsiaTheme="minorEastAsia" w:hint="eastAsia"/>
          <w:lang w:eastAsia="zh-CN"/>
        </w:rPr>
        <w:t>s</w:t>
      </w:r>
      <w:r w:rsidR="00704245" w:rsidRPr="00C52E41">
        <w:t xml:space="preserve"> </w:t>
      </w:r>
      <w:r w:rsidR="003F523C" w:rsidRPr="00C52E41">
        <w:t>the routine inspection report</w:t>
      </w:r>
      <w:r>
        <w:rPr>
          <w:rFonts w:eastAsiaTheme="minorEastAsia" w:hint="eastAsia"/>
          <w:lang w:eastAsia="zh-CN"/>
        </w:rPr>
        <w:t>, he/</w:t>
      </w:r>
      <w:r w:rsidR="00FC404C">
        <w:rPr>
          <w:rFonts w:eastAsiaTheme="minorEastAsia"/>
          <w:lang w:eastAsia="zh-CN"/>
        </w:rPr>
        <w:t>she</w:t>
      </w:r>
      <w:r w:rsidR="00FC404C" w:rsidRPr="00C52E41">
        <w:t xml:space="preserve"> will</w:t>
      </w:r>
      <w:r w:rsidR="003F523C" w:rsidRPr="00C52E41">
        <w:t xml:space="preserve"> entry the </w:t>
      </w:r>
      <w:r w:rsidR="009429AA">
        <w:t>problem</w:t>
      </w:r>
      <w:r w:rsidR="009429AA" w:rsidRPr="00C52E41">
        <w:t xml:space="preserve"> </w:t>
      </w:r>
      <w:r w:rsidR="003F523C" w:rsidRPr="00C52E41">
        <w:t>machine case in</w:t>
      </w:r>
      <w:r w:rsidR="00250136" w:rsidRPr="00C52E41">
        <w:t>to the system</w:t>
      </w:r>
      <w:r w:rsidR="007D3CAF">
        <w:t xml:space="preserve"> and </w:t>
      </w:r>
      <w:r>
        <w:rPr>
          <w:rFonts w:eastAsiaTheme="minorEastAsia" w:hint="eastAsia"/>
          <w:lang w:eastAsia="zh-CN"/>
        </w:rPr>
        <w:t>inform</w:t>
      </w:r>
      <w:r w:rsidR="007D3CAF">
        <w:t xml:space="preserve"> assistant technician manager</w:t>
      </w:r>
      <w:r w:rsidR="00250136" w:rsidRPr="00C52E41">
        <w:t xml:space="preserve">.  In addition, he/she </w:t>
      </w:r>
      <w:r>
        <w:rPr>
          <w:rFonts w:eastAsiaTheme="minorEastAsia" w:hint="eastAsia"/>
          <w:lang w:eastAsia="zh-CN"/>
        </w:rPr>
        <w:t>checks</w:t>
      </w:r>
      <w:r w:rsidR="00250136" w:rsidRPr="00C52E41">
        <w:t xml:space="preserve"> the case</w:t>
      </w:r>
      <w:r>
        <w:rPr>
          <w:rFonts w:eastAsiaTheme="minorEastAsia" w:hint="eastAsia"/>
          <w:lang w:eastAsia="zh-CN"/>
        </w:rPr>
        <w:t>s</w:t>
      </w:r>
      <w:r w:rsidR="00250136" w:rsidRPr="00C52E41">
        <w:t xml:space="preserve"> </w:t>
      </w:r>
      <w:r>
        <w:rPr>
          <w:rFonts w:eastAsiaTheme="minorEastAsia" w:hint="eastAsia"/>
          <w:lang w:eastAsia="zh-CN"/>
        </w:rPr>
        <w:t xml:space="preserve">already </w:t>
      </w:r>
      <w:r w:rsidR="00250136" w:rsidRPr="00C52E41">
        <w:t xml:space="preserve">in </w:t>
      </w:r>
      <w:r w:rsidR="009429AA">
        <w:t xml:space="preserve">both </w:t>
      </w:r>
      <w:r w:rsidR="00250136" w:rsidRPr="00C52E41">
        <w:t xml:space="preserve">the system and the routine inspection </w:t>
      </w:r>
      <w:r w:rsidR="00C52E41" w:rsidRPr="00C52E41">
        <w:t>report</w:t>
      </w:r>
      <w:r w:rsidR="00097DC1" w:rsidRPr="00C52E41">
        <w:t xml:space="preserve">.  </w:t>
      </w:r>
      <w:r w:rsidR="009D6451">
        <w:rPr>
          <w:rFonts w:eastAsiaTheme="minorEastAsia"/>
          <w:lang w:eastAsia="zh-CN"/>
        </w:rPr>
        <w:t xml:space="preserve">Operator will check </w:t>
      </w:r>
      <w:r w:rsidR="00097DC1" w:rsidRPr="00C52E41">
        <w:t xml:space="preserve">the </w:t>
      </w:r>
      <w:r>
        <w:rPr>
          <w:rFonts w:eastAsiaTheme="minorEastAsia" w:hint="eastAsia"/>
          <w:lang w:eastAsia="zh-CN"/>
        </w:rPr>
        <w:t>corresponding</w:t>
      </w:r>
      <w:r w:rsidR="00097DC1" w:rsidRPr="00C52E41">
        <w:t xml:space="preserve"> machine </w:t>
      </w:r>
      <w:r w:rsidR="0068184D" w:rsidRPr="00C52E41">
        <w:t>ha</w:t>
      </w:r>
      <w:r>
        <w:rPr>
          <w:rFonts w:eastAsiaTheme="minorEastAsia" w:hint="eastAsia"/>
          <w:lang w:eastAsia="zh-CN"/>
        </w:rPr>
        <w:t>s</w:t>
      </w:r>
      <w:r w:rsidR="0068184D" w:rsidRPr="00C52E41">
        <w:t xml:space="preserve"> been maintained or not</w:t>
      </w:r>
      <w:r w:rsidR="00FC404C">
        <w:t xml:space="preserve"> on the basis of a maintenance form</w:t>
      </w:r>
      <w:r w:rsidR="0068184D" w:rsidRPr="00C52E41">
        <w:t>.  If the</w:t>
      </w:r>
      <w:r w:rsidR="009D6451">
        <w:t xml:space="preserve"> </w:t>
      </w:r>
      <w:r>
        <w:rPr>
          <w:rFonts w:eastAsiaTheme="minorEastAsia" w:hint="eastAsia"/>
          <w:lang w:eastAsia="zh-CN"/>
        </w:rPr>
        <w:t>case</w:t>
      </w:r>
      <w:r w:rsidR="0068184D" w:rsidRPr="00C52E41">
        <w:t xml:space="preserve"> was completed, the status of case will be changed to close.  </w:t>
      </w:r>
      <w:r w:rsidR="00C52E41" w:rsidRPr="00C52E41">
        <w:t>On the other hands, the big case will be updated when it has new resolution.</w:t>
      </w:r>
    </w:p>
    <w:p w14:paraId="4F9695BC" w14:textId="77777777" w:rsidR="00FC404C" w:rsidRDefault="00C52E41" w:rsidP="00FC404C">
      <w:pPr>
        <w:pStyle w:val="4"/>
        <w:rPr>
          <w:color w:val="auto"/>
        </w:rPr>
      </w:pPr>
      <w:r w:rsidRPr="00C52E41">
        <w:rPr>
          <w:color w:val="auto"/>
        </w:rPr>
        <w:t>W</w:t>
      </w:r>
      <w:r w:rsidRPr="00C52E41">
        <w:rPr>
          <w:rFonts w:hint="eastAsia"/>
          <w:color w:val="auto"/>
        </w:rPr>
        <w:t>hat can go wrong</w:t>
      </w:r>
    </w:p>
    <w:p w14:paraId="5EFB3273" w14:textId="77777777" w:rsidR="00FC404C" w:rsidRPr="00FC404C" w:rsidRDefault="00FC404C" w:rsidP="00FC404C">
      <w:r>
        <w:t>When operator receives a maintenance form, he/she will update the status of corresponding case in the system.  Unfortunately, he/she can’t search the corresponding machine have been created before.  So the case will lose tracking.</w:t>
      </w:r>
    </w:p>
    <w:p w14:paraId="65CB47DB" w14:textId="77777777" w:rsidR="00A80014" w:rsidRDefault="007D3CAF" w:rsidP="00FC404C">
      <w:pPr>
        <w:pStyle w:val="4"/>
        <w:jc w:val="both"/>
        <w:rPr>
          <w:color w:val="auto"/>
        </w:rPr>
      </w:pPr>
      <w:r w:rsidRPr="007D3CAF">
        <w:rPr>
          <w:rFonts w:hint="eastAsia"/>
          <w:color w:val="auto"/>
        </w:rPr>
        <w:t xml:space="preserve">Other </w:t>
      </w:r>
      <w:r w:rsidR="002772B5" w:rsidRPr="007D3CAF">
        <w:rPr>
          <w:color w:val="auto"/>
        </w:rPr>
        <w:t>activ</w:t>
      </w:r>
      <w:r w:rsidR="002772B5">
        <w:rPr>
          <w:rFonts w:hint="eastAsia"/>
          <w:color w:val="auto"/>
          <w:lang w:eastAsia="zh-CN"/>
        </w:rPr>
        <w:t>ity</w:t>
      </w:r>
    </w:p>
    <w:p w14:paraId="429093D8" w14:textId="77777777" w:rsidR="00A80014" w:rsidRDefault="007D3CAF" w:rsidP="00FC404C">
      <w:pPr>
        <w:jc w:val="both"/>
        <w:rPr>
          <w:rFonts w:eastAsiaTheme="minorEastAsia"/>
          <w:lang w:eastAsia="zh-CN"/>
          <w:rPrChange w:id="214" w:author="Jyun Asakura" w:date="2014-10-13T01:34:00Z">
            <w:rPr/>
          </w:rPrChange>
        </w:rPr>
      </w:pPr>
      <w:r>
        <w:t>E</w:t>
      </w:r>
      <w:r>
        <w:rPr>
          <w:rFonts w:hint="eastAsia"/>
        </w:rPr>
        <w:t xml:space="preserve">veryone </w:t>
      </w:r>
      <w:r w:rsidR="00BA3C64">
        <w:rPr>
          <w:rFonts w:eastAsiaTheme="minorEastAsia" w:hint="eastAsia"/>
          <w:lang w:eastAsia="zh-CN"/>
        </w:rPr>
        <w:t>who</w:t>
      </w:r>
      <w:r w:rsidR="00BA3C64">
        <w:rPr>
          <w:rFonts w:hint="eastAsia"/>
        </w:rPr>
        <w:t xml:space="preserve"> </w:t>
      </w:r>
      <w:r w:rsidR="00BA3C64">
        <w:rPr>
          <w:rFonts w:eastAsiaTheme="minorEastAsia" w:hint="eastAsia"/>
          <w:lang w:eastAsia="zh-CN"/>
        </w:rPr>
        <w:t xml:space="preserve">has </w:t>
      </w:r>
      <w:r w:rsidR="00BA3C64">
        <w:rPr>
          <w:rFonts w:hint="eastAsia"/>
        </w:rPr>
        <w:t>been register before</w:t>
      </w:r>
      <w:r w:rsidR="00BA3C64">
        <w:rPr>
          <w:rFonts w:eastAsiaTheme="minorEastAsia" w:hint="eastAsia"/>
          <w:lang w:eastAsia="zh-CN"/>
        </w:rPr>
        <w:t xml:space="preserve"> </w:t>
      </w:r>
      <w:r w:rsidR="00FC404C">
        <w:rPr>
          <w:rFonts w:hint="eastAsia"/>
        </w:rPr>
        <w:t>can edit the case</w:t>
      </w:r>
      <w:r>
        <w:rPr>
          <w:rFonts w:hint="eastAsia"/>
        </w:rPr>
        <w:t xml:space="preserve">. </w:t>
      </w:r>
      <w:r>
        <w:t xml:space="preserve"> </w:t>
      </w:r>
      <w:r w:rsidR="00FC404C">
        <w:t>When someone change the case status or assigned,</w:t>
      </w:r>
      <w:r w:rsidR="003E7E16" w:rsidRPr="00FC404C">
        <w:rPr>
          <w:highlight w:val="yellow"/>
        </w:rPr>
        <w:t xml:space="preserve"> the system will create</w:t>
      </w:r>
      <w:r w:rsidR="00622D86">
        <w:rPr>
          <w:rFonts w:eastAsia="ＭＳ 明朝" w:hint="eastAsia"/>
          <w:highlight w:val="yellow"/>
          <w:lang w:eastAsia="ja-JP"/>
        </w:rPr>
        <w:t xml:space="preserve"> a log for</w:t>
      </w:r>
      <w:r w:rsidR="00FC404C">
        <w:rPr>
          <w:highlight w:val="yellow"/>
        </w:rPr>
        <w:t xml:space="preserve"> those</w:t>
      </w:r>
      <w:r w:rsidR="003E7E16" w:rsidRPr="00FC404C">
        <w:rPr>
          <w:highlight w:val="yellow"/>
        </w:rPr>
        <w:t xml:space="preserve"> change</w:t>
      </w:r>
      <w:r w:rsidR="00FC404C">
        <w:rPr>
          <w:highlight w:val="yellow"/>
        </w:rPr>
        <w:t>s</w:t>
      </w:r>
      <w:r w:rsidR="003E7E16" w:rsidRPr="00FC404C">
        <w:rPr>
          <w:highlight w:val="yellow"/>
        </w:rPr>
        <w:t>.</w:t>
      </w:r>
    </w:p>
    <w:p w14:paraId="3F84A5E7" w14:textId="77777777" w:rsidR="00A80014" w:rsidRDefault="007D3CAF" w:rsidP="00FC404C">
      <w:pPr>
        <w:pStyle w:val="4"/>
        <w:jc w:val="both"/>
        <w:rPr>
          <w:color w:val="auto"/>
        </w:rPr>
      </w:pPr>
      <w:r w:rsidRPr="00DD5CA1">
        <w:rPr>
          <w:rFonts w:hint="eastAsia"/>
          <w:color w:val="auto"/>
        </w:rPr>
        <w:t>System state on completion</w:t>
      </w:r>
    </w:p>
    <w:p w14:paraId="5EDD5FFD" w14:textId="77777777" w:rsidR="00A80014" w:rsidRDefault="007D3CAF" w:rsidP="00FC404C">
      <w:pPr>
        <w:jc w:val="both"/>
      </w:pPr>
      <w:r w:rsidRPr="00DD5CA1">
        <w:rPr>
          <w:rFonts w:hint="eastAsia"/>
        </w:rPr>
        <w:t>The case record is</w:t>
      </w:r>
      <w:r w:rsidR="00266EA8" w:rsidRPr="00DD5CA1">
        <w:rPr>
          <w:rFonts w:hint="eastAsia"/>
        </w:rPr>
        <w:t xml:space="preserve"> entered in the database </w:t>
      </w:r>
      <w:r w:rsidR="00266EA8" w:rsidRPr="00DD5CA1">
        <w:rPr>
          <w:rFonts w:hint="eastAsia"/>
          <w:lang w:eastAsia="zh-TW"/>
        </w:rPr>
        <w:t>a</w:t>
      </w:r>
      <w:r w:rsidR="00266EA8" w:rsidRPr="00DD5CA1">
        <w:rPr>
          <w:lang w:eastAsia="zh-TW"/>
        </w:rPr>
        <w:t>nd</w:t>
      </w:r>
      <w:r w:rsidRPr="00DD5CA1">
        <w:rPr>
          <w:rFonts w:hint="eastAsia"/>
        </w:rPr>
        <w:t xml:space="preserve"> is added to the system log showing the create time with </w:t>
      </w:r>
      <w:r w:rsidRPr="00DD5CA1">
        <w:t>creator</w:t>
      </w:r>
      <w:r w:rsidRPr="00DD5CA1">
        <w:rPr>
          <w:rFonts w:hint="eastAsia"/>
        </w:rPr>
        <w:t xml:space="preserve"> </w:t>
      </w:r>
      <w:r w:rsidRPr="00DD5CA1">
        <w:t xml:space="preserve">in the home page. </w:t>
      </w:r>
    </w:p>
    <w:p w14:paraId="6DB85B47" w14:textId="77777777" w:rsidR="00DD5CA1" w:rsidRDefault="00DD5CA1" w:rsidP="000E7AE4"/>
    <w:p w14:paraId="5492A1FC" w14:textId="77777777" w:rsidR="00B72EFC" w:rsidRPr="00DD5CA1" w:rsidRDefault="00B72EFC" w:rsidP="00B72EFC">
      <w:pPr>
        <w:pStyle w:val="3"/>
      </w:pPr>
      <w:bookmarkStart w:id="215" w:name="_Toc403003004"/>
      <w:r>
        <w:t>Finding Problem</w:t>
      </w:r>
      <w:bookmarkEnd w:id="215"/>
    </w:p>
    <w:p w14:paraId="185D2FAB" w14:textId="77777777" w:rsidR="00992642" w:rsidRPr="00877709" w:rsidRDefault="007049B1" w:rsidP="00244DDD">
      <w:pPr>
        <w:jc w:val="both"/>
        <w:rPr>
          <w:rFonts w:eastAsiaTheme="minorEastAsia"/>
          <w:lang w:eastAsia="zh-CN"/>
          <w:rPrChange w:id="216" w:author="chenwanping" w:date="2014-10-12T12:17:00Z">
            <w:rPr/>
          </w:rPrChange>
        </w:rPr>
      </w:pPr>
      <w:r w:rsidRPr="00DD5CA1">
        <w:t>After using SugarCRM, some technical problem</w:t>
      </w:r>
      <w:r w:rsidR="00BA3C64">
        <w:rPr>
          <w:rFonts w:eastAsiaTheme="minorEastAsia" w:hint="eastAsia"/>
          <w:lang w:eastAsia="zh-CN"/>
        </w:rPr>
        <w:t>s can be found in the system</w:t>
      </w:r>
      <w:r w:rsidR="00DD5CA1" w:rsidRPr="00DD5CA1">
        <w:t xml:space="preserve">.  </w:t>
      </w:r>
      <w:r w:rsidR="00877709">
        <w:rPr>
          <w:rFonts w:eastAsiaTheme="minorEastAsia" w:hint="eastAsia"/>
          <w:lang w:eastAsia="zh-CN"/>
        </w:rPr>
        <w:t xml:space="preserve"> If the technical problems were solved</w:t>
      </w:r>
      <w:r w:rsidR="00F52381">
        <w:rPr>
          <w:rFonts w:eastAsiaTheme="minorEastAsia" w:hint="eastAsia"/>
          <w:lang w:eastAsia="zh-CN"/>
        </w:rPr>
        <w:t>,</w:t>
      </w:r>
      <w:r w:rsidR="00F52381">
        <w:rPr>
          <w:rFonts w:eastAsiaTheme="minorEastAsia"/>
          <w:lang w:eastAsia="zh-CN"/>
        </w:rPr>
        <w:t xml:space="preserve"> it can be more efficiency.</w:t>
      </w:r>
      <w:r w:rsidR="00E017D3">
        <w:rPr>
          <w:rStyle w:val="ae"/>
        </w:rPr>
        <w:commentReference w:id="217"/>
      </w:r>
      <w:ins w:id="218" w:author="chenwanping" w:date="2014-10-12T12:18:00Z">
        <w:r w:rsidR="00877709">
          <w:rPr>
            <w:rFonts w:eastAsiaTheme="minorEastAsia" w:hint="eastAsia"/>
            <w:lang w:eastAsia="zh-CN"/>
          </w:rPr>
          <w:t xml:space="preserve"> </w:t>
        </w:r>
      </w:ins>
    </w:p>
    <w:p w14:paraId="49FA74E8" w14:textId="77777777" w:rsidR="00992642" w:rsidRPr="00B72EFC" w:rsidRDefault="00992642" w:rsidP="00B72EFC">
      <w:pPr>
        <w:pStyle w:val="4"/>
        <w:rPr>
          <w:color w:val="000000" w:themeColor="text1"/>
        </w:rPr>
      </w:pPr>
      <w:r w:rsidRPr="00B72EFC">
        <w:rPr>
          <w:color w:val="000000" w:themeColor="text1"/>
        </w:rPr>
        <w:t>Search engine</w:t>
      </w:r>
    </w:p>
    <w:p w14:paraId="2863D48E" w14:textId="77777777" w:rsidR="00992642" w:rsidRPr="008A5F56" w:rsidRDefault="00992642" w:rsidP="007049B1">
      <w:pPr>
        <w:jc w:val="both"/>
        <w:rPr>
          <w:rFonts w:eastAsiaTheme="minorEastAsia"/>
          <w:lang w:eastAsia="zh-CN"/>
          <w:rPrChange w:id="219" w:author="chenwanping" w:date="2014-10-12T13:58:00Z">
            <w:rPr/>
          </w:rPrChange>
        </w:rPr>
      </w:pPr>
      <w:r w:rsidRPr="00DD5CA1">
        <w:t xml:space="preserve">The search engine </w:t>
      </w:r>
      <w:r w:rsidR="008A5F56">
        <w:rPr>
          <w:rFonts w:eastAsiaTheme="minorEastAsia" w:hint="eastAsia"/>
          <w:lang w:eastAsia="zh-CN"/>
        </w:rPr>
        <w:t>only works when</w:t>
      </w:r>
      <w:r w:rsidRPr="00DD5CA1">
        <w:t xml:space="preserve"> search the first letter or word.  If </w:t>
      </w:r>
      <w:r w:rsidR="00F733E5" w:rsidRPr="00DD5CA1">
        <w:t>user</w:t>
      </w:r>
      <w:r w:rsidRPr="00DD5CA1">
        <w:t xml:space="preserve"> want</w:t>
      </w:r>
      <w:r w:rsidR="00F733E5" w:rsidRPr="00DD5CA1">
        <w:t>s</w:t>
      </w:r>
      <w:r w:rsidRPr="00DD5CA1">
        <w:t xml:space="preserve"> to search the key word in </w:t>
      </w:r>
      <w:r w:rsidR="002A32DF" w:rsidRPr="00DD5CA1">
        <w:t>a</w:t>
      </w:r>
      <w:r w:rsidR="00B72EFC">
        <w:t xml:space="preserve"> subject, i</w:t>
      </w:r>
      <w:r w:rsidRPr="00DD5CA1">
        <w:t>t can’t be work.</w:t>
      </w:r>
      <w:r w:rsidR="008A5F56">
        <w:rPr>
          <w:rFonts w:eastAsiaTheme="minorEastAsia" w:hint="eastAsia"/>
          <w:lang w:eastAsia="zh-CN"/>
        </w:rPr>
        <w:t xml:space="preserve"> For example, the search engine would work if </w:t>
      </w:r>
      <w:r w:rsidR="008A5F56">
        <w:rPr>
          <w:rFonts w:eastAsiaTheme="minorEastAsia"/>
          <w:lang w:eastAsia="zh-CN"/>
        </w:rPr>
        <w:t>“</w:t>
      </w:r>
      <w:r w:rsidR="008A5F56">
        <w:rPr>
          <w:rFonts w:eastAsiaTheme="minorEastAsia" w:hint="eastAsia"/>
          <w:lang w:eastAsia="zh-CN"/>
        </w:rPr>
        <w:t>specific lottery machine</w:t>
      </w:r>
      <w:r w:rsidR="008A5F56">
        <w:rPr>
          <w:rFonts w:eastAsiaTheme="minorEastAsia"/>
          <w:lang w:eastAsia="zh-CN"/>
        </w:rPr>
        <w:t>”</w:t>
      </w:r>
      <w:r w:rsidR="008A5F56">
        <w:rPr>
          <w:rFonts w:eastAsiaTheme="minorEastAsia" w:hint="eastAsia"/>
          <w:lang w:eastAsia="zh-CN"/>
        </w:rPr>
        <w:t xml:space="preserve"> is searched, but if the key word is </w:t>
      </w:r>
      <w:r w:rsidR="008A5F56">
        <w:rPr>
          <w:rFonts w:eastAsiaTheme="minorEastAsia"/>
          <w:lang w:eastAsia="zh-CN"/>
        </w:rPr>
        <w:t>“</w:t>
      </w:r>
      <w:r w:rsidR="008A5F56">
        <w:rPr>
          <w:rFonts w:eastAsiaTheme="minorEastAsia" w:hint="eastAsia"/>
          <w:lang w:eastAsia="zh-CN"/>
        </w:rPr>
        <w:t>lottery machine</w:t>
      </w:r>
      <w:r w:rsidR="008A5F56">
        <w:rPr>
          <w:rFonts w:eastAsiaTheme="minorEastAsia"/>
          <w:lang w:eastAsia="zh-CN"/>
        </w:rPr>
        <w:t>”</w:t>
      </w:r>
      <w:r w:rsidR="008A5F56">
        <w:rPr>
          <w:rFonts w:eastAsiaTheme="minorEastAsia" w:hint="eastAsia"/>
          <w:lang w:eastAsia="zh-CN"/>
        </w:rPr>
        <w:t>, then the search engine would not work.</w:t>
      </w:r>
    </w:p>
    <w:p w14:paraId="18DE111F" w14:textId="77777777" w:rsidR="00992642" w:rsidRPr="00DD5CA1" w:rsidRDefault="00C70397" w:rsidP="007049B1">
      <w:pPr>
        <w:jc w:val="both"/>
      </w:pPr>
      <w:r w:rsidRPr="00C70397">
        <w:rPr>
          <w:highlight w:val="yellow"/>
          <w:rPrChange w:id="220" w:author="chenwanping" w:date="2014-10-12T14:01:00Z">
            <w:rPr/>
          </w:rPrChange>
        </w:rPr>
        <w:t xml:space="preserve">Sometime </w:t>
      </w:r>
      <w:r w:rsidR="00F52381">
        <w:rPr>
          <w:highlight w:val="yellow"/>
        </w:rPr>
        <w:t>users</w:t>
      </w:r>
      <w:commentRangeStart w:id="221"/>
      <w:r w:rsidRPr="00C70397">
        <w:rPr>
          <w:highlight w:val="yellow"/>
          <w:rPrChange w:id="222" w:author="chenwanping" w:date="2014-10-12T14:01:00Z">
            <w:rPr/>
          </w:rPrChange>
        </w:rPr>
        <w:t xml:space="preserve"> </w:t>
      </w:r>
      <w:commentRangeEnd w:id="221"/>
      <w:r w:rsidR="00E017D3">
        <w:rPr>
          <w:rStyle w:val="ae"/>
        </w:rPr>
        <w:commentReference w:id="221"/>
      </w:r>
      <w:r w:rsidR="003E7E16" w:rsidRPr="00F52381">
        <w:rPr>
          <w:highlight w:val="yellow"/>
        </w:rPr>
        <w:t xml:space="preserve">may want to find the machine for same special reason.  When typing the key word such as hand pay, the system can’t find any result.  Because of the subject name </w:t>
      </w:r>
      <w:r w:rsidR="00E017D3">
        <w:rPr>
          <w:highlight w:val="yellow"/>
        </w:rPr>
        <w:t xml:space="preserve">is </w:t>
      </w:r>
      <w:r w:rsidR="003E7E16" w:rsidRPr="00F52381">
        <w:rPr>
          <w:highlight w:val="yellow"/>
        </w:rPr>
        <w:t>always name</w:t>
      </w:r>
      <w:r w:rsidR="00E017D3">
        <w:rPr>
          <w:highlight w:val="yellow"/>
        </w:rPr>
        <w:t>d</w:t>
      </w:r>
      <w:r w:rsidR="003E7E16" w:rsidRPr="00F52381">
        <w:rPr>
          <w:highlight w:val="yellow"/>
        </w:rPr>
        <w:t xml:space="preserve"> by machine number first.</w:t>
      </w:r>
    </w:p>
    <w:p w14:paraId="1A439B52" w14:textId="77777777" w:rsidR="00992642" w:rsidRPr="00DD5CA1" w:rsidRDefault="00992642" w:rsidP="007049B1">
      <w:pPr>
        <w:pStyle w:val="4"/>
        <w:rPr>
          <w:color w:val="auto"/>
        </w:rPr>
      </w:pPr>
      <w:r w:rsidRPr="00DD5CA1">
        <w:rPr>
          <w:color w:val="auto"/>
        </w:rPr>
        <w:t>Interface</w:t>
      </w:r>
    </w:p>
    <w:p w14:paraId="2EAA5016" w14:textId="77777777" w:rsidR="00992642" w:rsidRPr="00DD5CA1" w:rsidRDefault="00F52381" w:rsidP="007049B1">
      <w:pPr>
        <w:jc w:val="both"/>
      </w:pPr>
      <w:r>
        <w:t>SugarCRM</w:t>
      </w:r>
      <w:commentRangeStart w:id="223"/>
      <w:r w:rsidR="00E017D3">
        <w:rPr>
          <w:rStyle w:val="ae"/>
        </w:rPr>
        <w:commentReference w:id="224"/>
      </w:r>
      <w:r w:rsidR="00992642" w:rsidRPr="00DD5CA1">
        <w:t xml:space="preserve"> provides</w:t>
      </w:r>
      <w:r w:rsidR="008A5F56">
        <w:rPr>
          <w:rFonts w:eastAsiaTheme="minorEastAsia" w:hint="eastAsia"/>
          <w:lang w:eastAsia="zh-CN"/>
        </w:rPr>
        <w:t xml:space="preserve"> to</w:t>
      </w:r>
      <w:r w:rsidR="00992642" w:rsidRPr="00DD5CA1">
        <w:t xml:space="preserve"> different department to use.  But each account can see the same function in the interface.</w:t>
      </w:r>
      <w:r>
        <w:t xml:space="preserve">  For example, marketing department staff just want to know about analyzing of a tournament.  But the system will show all the data to her/him within all cases (problem machines).</w:t>
      </w:r>
      <w:r w:rsidR="00992642" w:rsidRPr="00DD5CA1">
        <w:t xml:space="preserve">  </w:t>
      </w:r>
      <w:commentRangeEnd w:id="223"/>
      <w:r w:rsidR="00EF0581">
        <w:rPr>
          <w:rStyle w:val="ae"/>
        </w:rPr>
        <w:commentReference w:id="223"/>
      </w:r>
    </w:p>
    <w:p w14:paraId="56CF37C7" w14:textId="77777777" w:rsidR="004C6092" w:rsidRPr="00DD5CA1" w:rsidRDefault="00802F1B" w:rsidP="007049B1">
      <w:pPr>
        <w:jc w:val="both"/>
      </w:pPr>
      <w:r>
        <w:rPr>
          <w:rFonts w:eastAsiaTheme="minorEastAsia" w:hint="eastAsia"/>
          <w:lang w:eastAsia="zh-CN"/>
        </w:rPr>
        <w:t xml:space="preserve">Different kind of user should use different functions in the system, so the interface of system they see should be different. However, in the origin system when </w:t>
      </w:r>
      <w:r>
        <w:rPr>
          <w:rFonts w:eastAsiaTheme="minorEastAsia"/>
          <w:lang w:eastAsia="zh-CN"/>
        </w:rPr>
        <w:t>different</w:t>
      </w:r>
      <w:r>
        <w:rPr>
          <w:rFonts w:eastAsiaTheme="minorEastAsia" w:hint="eastAsia"/>
          <w:lang w:eastAsia="zh-CN"/>
        </w:rPr>
        <w:t xml:space="preserve"> kind of users login,</w:t>
      </w:r>
      <w:r w:rsidR="00A82C29" w:rsidRPr="00DD5CA1">
        <w:t xml:space="preserve"> </w:t>
      </w:r>
      <w:r>
        <w:rPr>
          <w:rFonts w:eastAsiaTheme="minorEastAsia" w:hint="eastAsia"/>
          <w:lang w:eastAsia="zh-CN"/>
        </w:rPr>
        <w:t>t</w:t>
      </w:r>
      <w:r w:rsidR="00A82C29" w:rsidRPr="00DD5CA1">
        <w:t>he system</w:t>
      </w:r>
      <w:r>
        <w:rPr>
          <w:rFonts w:eastAsiaTheme="minorEastAsia" w:hint="eastAsia"/>
          <w:lang w:eastAsia="zh-CN"/>
        </w:rPr>
        <w:t xml:space="preserve"> </w:t>
      </w:r>
      <w:r w:rsidR="00A82C29" w:rsidRPr="00DD5CA1">
        <w:t>show</w:t>
      </w:r>
      <w:r>
        <w:rPr>
          <w:rFonts w:eastAsiaTheme="minorEastAsia" w:hint="eastAsia"/>
          <w:lang w:eastAsia="zh-CN"/>
        </w:rPr>
        <w:t>s</w:t>
      </w:r>
      <w:r w:rsidR="00A82C29" w:rsidRPr="00DD5CA1">
        <w:t xml:space="preserve"> the same </w:t>
      </w:r>
      <w:r>
        <w:rPr>
          <w:rFonts w:eastAsiaTheme="minorEastAsia" w:hint="eastAsia"/>
          <w:lang w:eastAsia="zh-CN"/>
        </w:rPr>
        <w:t>interface</w:t>
      </w:r>
      <w:r w:rsidR="00A82C29" w:rsidRPr="00DD5CA1">
        <w:t>.</w:t>
      </w:r>
    </w:p>
    <w:p w14:paraId="669BBAB0" w14:textId="77777777" w:rsidR="00992642" w:rsidRPr="00DD5CA1" w:rsidRDefault="00992642" w:rsidP="007049B1">
      <w:pPr>
        <w:pStyle w:val="4"/>
        <w:rPr>
          <w:color w:val="auto"/>
        </w:rPr>
      </w:pPr>
      <w:r w:rsidRPr="00DD5CA1">
        <w:rPr>
          <w:color w:val="auto"/>
        </w:rPr>
        <w:t>Import/export</w:t>
      </w:r>
    </w:p>
    <w:p w14:paraId="7F55D344" w14:textId="77777777" w:rsidR="00992642" w:rsidRDefault="00992642" w:rsidP="007049B1">
      <w:pPr>
        <w:jc w:val="both"/>
        <w:rPr>
          <w:rFonts w:eastAsiaTheme="minorEastAsia"/>
          <w:lang w:eastAsia="zh-CN"/>
        </w:rPr>
      </w:pPr>
      <w:r w:rsidRPr="00DD5CA1">
        <w:t xml:space="preserve">The system can export </w:t>
      </w:r>
      <w:r w:rsidR="00791D16">
        <w:t>only</w:t>
      </w:r>
      <w:r w:rsidR="00791D16" w:rsidRPr="00DD5CA1">
        <w:t xml:space="preserve"> </w:t>
      </w:r>
      <w:r w:rsidRPr="00DD5CA1">
        <w:t>English word in case.  If the tittle is Chinese word, it will show unreadable code</w:t>
      </w:r>
      <w:r w:rsidR="008A5F56">
        <w:rPr>
          <w:rFonts w:eastAsiaTheme="minorEastAsia" w:hint="eastAsia"/>
          <w:lang w:eastAsia="zh-CN"/>
        </w:rPr>
        <w:t>.</w:t>
      </w:r>
      <w:r w:rsidRPr="00DD5CA1">
        <w:t xml:space="preserve"> </w:t>
      </w:r>
      <w:r w:rsidR="008A5F56">
        <w:rPr>
          <w:rFonts w:eastAsiaTheme="minorEastAsia" w:hint="eastAsia"/>
          <w:lang w:eastAsia="zh-CN"/>
        </w:rPr>
        <w:t xml:space="preserve"> </w:t>
      </w:r>
      <w:r w:rsidRPr="00DD5CA1">
        <w:t>However, if input some da</w:t>
      </w:r>
      <w:r w:rsidR="00F52381">
        <w:t xml:space="preserve">ta in the system.  Operator </w:t>
      </w:r>
      <w:r w:rsidRPr="00DD5CA1">
        <w:t xml:space="preserve">just can use its template.  But </w:t>
      </w:r>
      <w:r w:rsidR="00802F1B">
        <w:rPr>
          <w:rFonts w:eastAsiaTheme="minorEastAsia" w:hint="eastAsia"/>
          <w:lang w:eastAsia="zh-CN"/>
        </w:rPr>
        <w:t>there is nobody</w:t>
      </w:r>
      <w:r w:rsidRPr="00DD5CA1">
        <w:t xml:space="preserve"> follow</w:t>
      </w:r>
      <w:r w:rsidR="00802F1B">
        <w:rPr>
          <w:rFonts w:eastAsiaTheme="minorEastAsia" w:hint="eastAsia"/>
          <w:lang w:eastAsia="zh-CN"/>
        </w:rPr>
        <w:t>s</w:t>
      </w:r>
      <w:r w:rsidRPr="00DD5CA1">
        <w:t xml:space="preserve"> the structure.  </w:t>
      </w:r>
      <w:r w:rsidR="003668D5">
        <w:rPr>
          <w:rFonts w:eastAsiaTheme="minorEastAsia" w:hint="eastAsia"/>
          <w:lang w:eastAsia="zh-CN"/>
        </w:rPr>
        <w:t>So in order to improve the system, a better way of data input should be proposed.</w:t>
      </w:r>
    </w:p>
    <w:p w14:paraId="1A96D609" w14:textId="77777777" w:rsidR="004B39F5" w:rsidRDefault="004B39F5" w:rsidP="007049B1">
      <w:pPr>
        <w:jc w:val="both"/>
        <w:rPr>
          <w:rFonts w:eastAsiaTheme="minorEastAsia"/>
          <w:lang w:eastAsia="zh-CN"/>
        </w:rPr>
      </w:pPr>
      <w:r>
        <w:rPr>
          <w:rFonts w:eastAsiaTheme="minorEastAsia"/>
          <w:lang w:eastAsia="zh-CN"/>
        </w:rPr>
        <w:t xml:space="preserve">Senior technician needs to submit his/her work report which involves maintenance problem machine etc.  The work report have its own template.  If it can directly import into system, senior technician will save the data entry time. </w:t>
      </w:r>
    </w:p>
    <w:p w14:paraId="279DD457" w14:textId="77777777" w:rsidR="004B39F5" w:rsidRPr="00F52381" w:rsidRDefault="004B39F5" w:rsidP="007049B1">
      <w:pPr>
        <w:jc w:val="both"/>
        <w:rPr>
          <w:rFonts w:eastAsiaTheme="minorEastAsia"/>
          <w:lang w:eastAsia="zh-CN"/>
        </w:rPr>
      </w:pPr>
    </w:p>
    <w:p w14:paraId="6CE7C281" w14:textId="77777777" w:rsidR="00992642" w:rsidRPr="00DD5CA1" w:rsidRDefault="00992642" w:rsidP="007049B1">
      <w:pPr>
        <w:pStyle w:val="4"/>
        <w:rPr>
          <w:color w:val="auto"/>
        </w:rPr>
      </w:pPr>
      <w:r w:rsidRPr="00DD5CA1">
        <w:rPr>
          <w:color w:val="auto"/>
        </w:rPr>
        <w:t xml:space="preserve">Create a client server </w:t>
      </w:r>
    </w:p>
    <w:p w14:paraId="121DB1D9" w14:textId="77777777" w:rsidR="00992642" w:rsidRPr="00DD5CA1" w:rsidRDefault="004B39F5" w:rsidP="007049B1">
      <w:pPr>
        <w:jc w:val="both"/>
      </w:pPr>
      <w:r>
        <w:t>SugarCRM</w:t>
      </w:r>
      <w:commentRangeStart w:id="225"/>
      <w:r w:rsidR="00992642" w:rsidRPr="00DD5CA1">
        <w:t xml:space="preserve"> </w:t>
      </w:r>
      <w:commentRangeEnd w:id="225"/>
      <w:r w:rsidR="007141EA">
        <w:rPr>
          <w:rStyle w:val="ae"/>
        </w:rPr>
        <w:commentReference w:id="225"/>
      </w:r>
      <w:r w:rsidR="00992642" w:rsidRPr="00DD5CA1">
        <w:t xml:space="preserve">system just can </w:t>
      </w:r>
      <w:r w:rsidR="003668D5">
        <w:rPr>
          <w:rFonts w:eastAsiaTheme="minorEastAsia" w:hint="eastAsia"/>
          <w:lang w:eastAsia="zh-CN"/>
        </w:rPr>
        <w:t xml:space="preserve">be </w:t>
      </w:r>
      <w:r w:rsidR="00992642" w:rsidRPr="00DD5CA1">
        <w:t>use</w:t>
      </w:r>
      <w:r w:rsidR="003668D5">
        <w:rPr>
          <w:rFonts w:eastAsiaTheme="minorEastAsia" w:hint="eastAsia"/>
          <w:lang w:eastAsia="zh-CN"/>
        </w:rPr>
        <w:t>d</w:t>
      </w:r>
      <w:r w:rsidR="00992642" w:rsidRPr="00DD5CA1">
        <w:t xml:space="preserve"> in the sky office.  </w:t>
      </w:r>
      <w:r w:rsidR="003668D5">
        <w:rPr>
          <w:rFonts w:eastAsiaTheme="minorEastAsia" w:hint="eastAsia"/>
          <w:lang w:eastAsia="zh-CN"/>
        </w:rPr>
        <w:t>When the machines in the casino have problem, the floor manager in the casino will call the IT department of LT Game and inform them.</w:t>
      </w:r>
      <w:r w:rsidR="00C74EE6">
        <w:t xml:space="preserve">  </w:t>
      </w:r>
      <w:r w:rsidR="003668D5">
        <w:rPr>
          <w:rFonts w:eastAsiaTheme="minorEastAsia" w:hint="eastAsia"/>
          <w:lang w:eastAsia="zh-CN"/>
        </w:rPr>
        <w:t>It</w:t>
      </w:r>
      <w:r w:rsidR="003668D5">
        <w:rPr>
          <w:rFonts w:eastAsiaTheme="minorEastAsia"/>
          <w:lang w:eastAsia="zh-CN"/>
        </w:rPr>
        <w:t>’</w:t>
      </w:r>
      <w:r w:rsidR="003668D5">
        <w:rPr>
          <w:rFonts w:eastAsiaTheme="minorEastAsia" w:hint="eastAsia"/>
          <w:lang w:eastAsia="zh-CN"/>
        </w:rPr>
        <w:t>s more efficient when floor managers</w:t>
      </w:r>
      <w:r>
        <w:rPr>
          <w:rFonts w:eastAsiaTheme="minorEastAsia"/>
          <w:lang w:eastAsia="zh-CN"/>
        </w:rPr>
        <w:t xml:space="preserve"> </w:t>
      </w:r>
      <w:r w:rsidR="00992642" w:rsidRPr="00DD5CA1">
        <w:t xml:space="preserve">directly put </w:t>
      </w:r>
      <w:r w:rsidR="00C74EE6" w:rsidRPr="00DD5CA1">
        <w:t>those problems</w:t>
      </w:r>
      <w:r w:rsidR="00992642" w:rsidRPr="00DD5CA1">
        <w:t xml:space="preserve"> in</w:t>
      </w:r>
      <w:r w:rsidR="003668D5">
        <w:rPr>
          <w:rFonts w:eastAsiaTheme="minorEastAsia" w:hint="eastAsia"/>
          <w:lang w:eastAsia="zh-CN"/>
        </w:rPr>
        <w:t>to</w:t>
      </w:r>
      <w:r w:rsidR="00992642" w:rsidRPr="00DD5CA1">
        <w:t xml:space="preserve"> the system.</w:t>
      </w:r>
    </w:p>
    <w:p w14:paraId="183C835D" w14:textId="77777777" w:rsidR="00A82C29" w:rsidRPr="004B39F5" w:rsidRDefault="003668D5" w:rsidP="007049B1">
      <w:pPr>
        <w:jc w:val="both"/>
        <w:rPr>
          <w:rFonts w:eastAsiaTheme="minorEastAsia"/>
          <w:lang w:eastAsia="zh-CN"/>
        </w:rPr>
      </w:pPr>
      <w:r>
        <w:rPr>
          <w:rFonts w:eastAsiaTheme="minorEastAsia" w:hint="eastAsia"/>
          <w:lang w:eastAsia="zh-CN"/>
        </w:rPr>
        <w:t xml:space="preserve">There are many phone calls for maintenance or fixing in the LT Game.  Thus </w:t>
      </w:r>
      <w:r w:rsidR="00086350">
        <w:rPr>
          <w:rFonts w:eastAsiaTheme="minorEastAsia" w:hint="eastAsia"/>
          <w:lang w:eastAsia="zh-CN"/>
        </w:rPr>
        <w:t xml:space="preserve">it is probably to </w:t>
      </w:r>
      <w:r>
        <w:rPr>
          <w:rFonts w:eastAsiaTheme="minorEastAsia" w:hint="eastAsia"/>
          <w:lang w:eastAsia="zh-CN"/>
        </w:rPr>
        <w:t>miss some points in the messa</w:t>
      </w:r>
      <w:r w:rsidR="00086350">
        <w:rPr>
          <w:rFonts w:eastAsiaTheme="minorEastAsia" w:hint="eastAsia"/>
          <w:lang w:eastAsia="zh-CN"/>
        </w:rPr>
        <w:t xml:space="preserve">ge via phone. </w:t>
      </w:r>
    </w:p>
    <w:p w14:paraId="64883CBB" w14:textId="77777777" w:rsidR="00992642" w:rsidRPr="00DD5CA1" w:rsidRDefault="00992642" w:rsidP="007049B1">
      <w:pPr>
        <w:pStyle w:val="4"/>
        <w:rPr>
          <w:color w:val="auto"/>
        </w:rPr>
      </w:pPr>
      <w:r w:rsidRPr="00DD5CA1">
        <w:rPr>
          <w:color w:val="auto"/>
        </w:rPr>
        <w:t>Report function</w:t>
      </w:r>
    </w:p>
    <w:p w14:paraId="598EC9BE" w14:textId="77777777" w:rsidR="00992642" w:rsidRPr="00C52E41" w:rsidRDefault="00992642" w:rsidP="007049B1">
      <w:pPr>
        <w:jc w:val="both"/>
      </w:pPr>
      <w:r w:rsidRPr="00C52E41">
        <w:t xml:space="preserve">The </w:t>
      </w:r>
      <w:r w:rsidR="00C94C89" w:rsidRPr="00C52E41">
        <w:t>system doesn’t</w:t>
      </w:r>
      <w:r w:rsidRPr="00C52E41">
        <w:t xml:space="preserve"> have any analyzing function.  It can’t count </w:t>
      </w:r>
      <w:r w:rsidR="007141EA">
        <w:t>with the same machine how many</w:t>
      </w:r>
      <w:r w:rsidRPr="00C52E41">
        <w:t xml:space="preserve"> time</w:t>
      </w:r>
      <w:r w:rsidR="007141EA">
        <w:t>s</w:t>
      </w:r>
      <w:r w:rsidRPr="00C52E41">
        <w:t xml:space="preserve"> that </w:t>
      </w:r>
      <w:r w:rsidR="007141EA">
        <w:t xml:space="preserve">similar </w:t>
      </w:r>
      <w:r w:rsidRPr="00C52E41">
        <w:t>problem have been occurred</w:t>
      </w:r>
      <w:r w:rsidR="007141EA">
        <w:t>.</w:t>
      </w:r>
      <w:r w:rsidRPr="00C52E41">
        <w:t xml:space="preserve"> </w:t>
      </w:r>
      <w:del w:id="226" w:author="Jyun Asakura" w:date="2014-11-06T01:45:00Z">
        <w:r w:rsidRPr="00C52E41" w:rsidDel="00D12066">
          <w:delText>.</w:delText>
        </w:r>
      </w:del>
    </w:p>
    <w:p w14:paraId="55DE68DF" w14:textId="228EE1B1" w:rsidR="00244DDD" w:rsidRPr="00C52E41" w:rsidRDefault="000C7850" w:rsidP="00DD5CA1">
      <w:pPr>
        <w:jc w:val="both"/>
      </w:pPr>
      <w:del w:id="227" w:author="Jyun Asakura" w:date="2014-11-06T01:45:00Z">
        <w:r w:rsidRPr="00C52E41" w:rsidDel="00A90FA9">
          <w:delText>There are many</w:delText>
        </w:r>
      </w:del>
      <w:ins w:id="228" w:author="Jyun Asakura" w:date="2014-11-06T01:45:00Z">
        <w:r w:rsidR="00A90FA9">
          <w:t>Parts of the</w:t>
        </w:r>
      </w:ins>
      <w:r w:rsidRPr="00C52E41">
        <w:t xml:space="preserve"> machine</w:t>
      </w:r>
      <w:r w:rsidR="0006456F">
        <w:rPr>
          <w:rFonts w:eastAsia="ＭＳ 明朝"/>
          <w:lang w:eastAsia="ja-JP"/>
        </w:rPr>
        <w:t>s</w:t>
      </w:r>
      <w:r w:rsidRPr="00C52E41">
        <w:t xml:space="preserve"> </w:t>
      </w:r>
      <w:ins w:id="229" w:author="Jyun Asakura" w:date="2014-11-06T01:45:00Z">
        <w:r w:rsidR="00A90FA9">
          <w:t xml:space="preserve">may </w:t>
        </w:r>
      </w:ins>
      <w:r w:rsidRPr="00C52E41">
        <w:t>have been failure again and again</w:t>
      </w:r>
      <w:ins w:id="230" w:author="Jyun Asakura" w:date="2014-11-06T01:45:00Z">
        <w:r w:rsidR="00A90FA9">
          <w:t xml:space="preserve"> in casino</w:t>
        </w:r>
      </w:ins>
      <w:r w:rsidRPr="00C52E41">
        <w:t xml:space="preserve">.  </w:t>
      </w:r>
      <w:ins w:id="231" w:author="Jyun Asakura" w:date="2014-11-06T01:46:00Z">
        <w:r w:rsidR="00A90FA9">
          <w:t xml:space="preserve">And for these frequently </w:t>
        </w:r>
      </w:ins>
      <w:ins w:id="232" w:author="Jyun Asakura" w:date="2014-11-06T01:47:00Z">
        <w:r w:rsidR="00A90FA9">
          <w:t xml:space="preserve">similar </w:t>
        </w:r>
      </w:ins>
      <w:ins w:id="233" w:author="Jyun Asakura" w:date="2014-11-06T01:46:00Z">
        <w:r w:rsidR="00A90FA9">
          <w:t>issues</w:t>
        </w:r>
      </w:ins>
      <w:ins w:id="234" w:author="Jyun Asakura" w:date="2014-11-06T01:47:00Z">
        <w:r w:rsidR="00A90FA9">
          <w:t xml:space="preserve"> being reported, in the new CRM system should group them together without user participate</w:t>
        </w:r>
      </w:ins>
      <w:ins w:id="235" w:author="Jyun Asakura" w:date="2014-11-06T01:46:00Z">
        <w:r w:rsidR="00A90FA9">
          <w:t xml:space="preserve">. </w:t>
        </w:r>
      </w:ins>
      <w:ins w:id="236" w:author="Jyun Asakura" w:date="2014-11-06T01:48:00Z">
        <w:r w:rsidR="00A90FA9">
          <w:t xml:space="preserve">Therefore, </w:t>
        </w:r>
      </w:ins>
      <w:del w:id="237" w:author="Jyun Asakura" w:date="2014-11-06T01:48:00Z">
        <w:r w:rsidR="004B39F5" w:rsidDel="00A90FA9">
          <w:delText>U</w:delText>
        </w:r>
      </w:del>
      <w:ins w:id="238" w:author="Jyun Asakura" w:date="2014-11-06T01:48:00Z">
        <w:r w:rsidR="00A90FA9">
          <w:t>u</w:t>
        </w:r>
      </w:ins>
      <w:r w:rsidR="004B39F5">
        <w:t>ser</w:t>
      </w:r>
      <w:commentRangeStart w:id="239"/>
      <w:r w:rsidRPr="00C52E41">
        <w:t xml:space="preserve"> </w:t>
      </w:r>
      <w:commentRangeEnd w:id="239"/>
      <w:r w:rsidR="0006456F">
        <w:rPr>
          <w:rStyle w:val="ae"/>
        </w:rPr>
        <w:commentReference w:id="239"/>
      </w:r>
      <w:r w:rsidR="004D6DAC">
        <w:rPr>
          <w:rFonts w:eastAsiaTheme="minorEastAsia"/>
          <w:lang w:eastAsia="zh-CN"/>
        </w:rPr>
        <w:t>can</w:t>
      </w:r>
      <w:r w:rsidR="007E5861" w:rsidRPr="00C52E41">
        <w:t xml:space="preserve"> </w:t>
      </w:r>
      <w:r w:rsidRPr="00C52E41">
        <w:t>eas</w:t>
      </w:r>
      <w:r w:rsidR="007E5861">
        <w:rPr>
          <w:rFonts w:eastAsiaTheme="minorEastAsia" w:hint="eastAsia"/>
          <w:lang w:eastAsia="zh-CN"/>
        </w:rPr>
        <w:t>ily</w:t>
      </w:r>
      <w:r w:rsidRPr="00C52E41">
        <w:t xml:space="preserve"> to analyze which </w:t>
      </w:r>
      <w:r w:rsidR="00C94C89" w:rsidRPr="00C52E41">
        <w:t>machine has</w:t>
      </w:r>
      <w:r w:rsidRPr="00C52E41">
        <w:t xml:space="preserve"> a </w:t>
      </w:r>
      <w:del w:id="240" w:author="Jyun Asakura" w:date="2014-11-06T01:48:00Z">
        <w:r w:rsidRPr="00C52E41" w:rsidDel="00A90FA9">
          <w:delText xml:space="preserve">big </w:delText>
        </w:r>
      </w:del>
      <w:ins w:id="241" w:author="Jyun Asakura" w:date="2014-11-06T01:48:00Z">
        <w:r w:rsidR="00A90FA9">
          <w:t>significant</w:t>
        </w:r>
        <w:r w:rsidR="00A90FA9" w:rsidRPr="00C52E41">
          <w:t xml:space="preserve"> </w:t>
        </w:r>
      </w:ins>
      <w:r w:rsidRPr="00C52E41">
        <w:t>problem.</w:t>
      </w:r>
    </w:p>
    <w:p w14:paraId="506A0D99" w14:textId="77777777" w:rsidR="000C7850" w:rsidRPr="00C52E41" w:rsidRDefault="004A28D3" w:rsidP="004A28D3">
      <w:pPr>
        <w:pStyle w:val="2"/>
        <w:rPr>
          <w:sz w:val="32"/>
          <w:szCs w:val="32"/>
        </w:rPr>
      </w:pPr>
      <w:bookmarkStart w:id="242" w:name="_Toc403003005"/>
      <w:r w:rsidRPr="00C52E41">
        <w:rPr>
          <w:sz w:val="32"/>
          <w:szCs w:val="32"/>
        </w:rPr>
        <w:t>Requirement Specification</w:t>
      </w:r>
      <w:bookmarkEnd w:id="242"/>
    </w:p>
    <w:p w14:paraId="0F989794" w14:textId="1B4D30A3" w:rsidR="000271D3" w:rsidRPr="00C52E41" w:rsidRDefault="004A28D3" w:rsidP="004413F7">
      <w:pPr>
        <w:jc w:val="both"/>
        <w:rPr>
          <w:lang w:eastAsia="zh-HK"/>
        </w:rPr>
      </w:pPr>
      <w:r w:rsidRPr="00C52E41">
        <w:t>The SugarCRM h</w:t>
      </w:r>
      <w:r w:rsidR="001937C3">
        <w:rPr>
          <w:rFonts w:eastAsiaTheme="minorEastAsia" w:hint="eastAsia"/>
          <w:lang w:eastAsia="zh-CN"/>
        </w:rPr>
        <w:t>as</w:t>
      </w:r>
      <w:r w:rsidRPr="00C52E41">
        <w:t xml:space="preserve"> a lot of functions </w:t>
      </w:r>
      <w:r w:rsidR="0006456F">
        <w:t>in different</w:t>
      </w:r>
      <w:r w:rsidR="0006456F" w:rsidRPr="00C52E41">
        <w:t xml:space="preserve"> </w:t>
      </w:r>
      <w:r w:rsidRPr="00C52E41">
        <w:t>module</w:t>
      </w:r>
      <w:r w:rsidR="001937C3">
        <w:rPr>
          <w:rFonts w:asciiTheme="minorEastAsia" w:eastAsiaTheme="minorEastAsia" w:hAnsiTheme="minorEastAsia" w:hint="eastAsia"/>
          <w:lang w:eastAsia="zh-CN"/>
        </w:rPr>
        <w:t>s</w:t>
      </w:r>
      <w:r w:rsidRPr="00C52E41">
        <w:t xml:space="preserve">.  However, </w:t>
      </w:r>
      <w:r w:rsidR="006E56DF" w:rsidRPr="00C52E41">
        <w:rPr>
          <w:rFonts w:hint="eastAsia"/>
          <w:lang w:eastAsia="zh-HK"/>
        </w:rPr>
        <w:t xml:space="preserve">some special role of the operating </w:t>
      </w:r>
      <w:r w:rsidR="00DC509A" w:rsidRPr="00C52E41">
        <w:rPr>
          <w:rFonts w:hint="eastAsia"/>
          <w:lang w:eastAsia="zh-HK"/>
        </w:rPr>
        <w:t>in the IT department is related to the system specification</w:t>
      </w:r>
      <w:r w:rsidRPr="00C52E41">
        <w:t>.</w:t>
      </w:r>
      <w:r w:rsidR="00B06CA1" w:rsidRPr="00C52E41">
        <w:t xml:space="preserve">  </w:t>
      </w:r>
      <w:r w:rsidR="006E56DF" w:rsidRPr="00C52E41">
        <w:rPr>
          <w:rFonts w:hint="eastAsia"/>
          <w:lang w:eastAsia="zh-HK"/>
        </w:rPr>
        <w:t>This section</w:t>
      </w:r>
      <w:r w:rsidR="006E56DF" w:rsidRPr="00C52E41">
        <w:t xml:space="preserve"> </w:t>
      </w:r>
      <w:r w:rsidR="006E56DF" w:rsidRPr="00C52E41">
        <w:rPr>
          <w:rFonts w:hint="eastAsia"/>
          <w:lang w:eastAsia="zh-HK"/>
        </w:rPr>
        <w:t>will</w:t>
      </w:r>
      <w:r w:rsidR="006E56DF" w:rsidRPr="00C52E41">
        <w:t xml:space="preserve"> show</w:t>
      </w:r>
      <w:r w:rsidR="00B06CA1" w:rsidRPr="00C52E41">
        <w:t xml:space="preserve"> the </w:t>
      </w:r>
      <w:r w:rsidR="006E56DF" w:rsidRPr="00C52E41">
        <w:rPr>
          <w:rFonts w:hint="eastAsia"/>
          <w:lang w:eastAsia="zh-HK"/>
        </w:rPr>
        <w:t>requirement</w:t>
      </w:r>
      <w:r w:rsidR="00B06CA1" w:rsidRPr="00C52E41">
        <w:t xml:space="preserve"> below whi</w:t>
      </w:r>
      <w:r w:rsidR="006E56DF" w:rsidRPr="00C52E41">
        <w:t xml:space="preserve">ch have been used in </w:t>
      </w:r>
      <w:r w:rsidR="00B42164">
        <w:rPr>
          <w:rFonts w:hint="eastAsia"/>
          <w:lang w:eastAsia="zh-HK"/>
        </w:rPr>
        <w:t>LT Game</w:t>
      </w:r>
      <w:r w:rsidR="006E56DF" w:rsidRPr="00C52E41">
        <w:rPr>
          <w:rFonts w:hint="eastAsia"/>
          <w:lang w:eastAsia="zh-HK"/>
        </w:rPr>
        <w:t>.</w:t>
      </w:r>
    </w:p>
    <w:p w14:paraId="6BFBB8F1" w14:textId="77777777" w:rsidR="00605553" w:rsidRPr="00C52E41" w:rsidRDefault="0054307D" w:rsidP="00605553">
      <w:pPr>
        <w:pStyle w:val="3"/>
        <w:rPr>
          <w:lang w:eastAsia="zh-HK"/>
        </w:rPr>
      </w:pPr>
      <w:bookmarkStart w:id="243" w:name="_Toc403003006"/>
      <w:r w:rsidRPr="00C52E41">
        <w:rPr>
          <w:rFonts w:hint="eastAsia"/>
          <w:lang w:eastAsia="zh-HK"/>
        </w:rPr>
        <w:t>Functional requirements</w:t>
      </w:r>
      <w:bookmarkEnd w:id="243"/>
    </w:p>
    <w:p w14:paraId="32F2EDE3" w14:textId="77777777" w:rsidR="000A7E43" w:rsidRDefault="00B06DC6" w:rsidP="00B06DC6">
      <w:pPr>
        <w:pStyle w:val="aa"/>
        <w:numPr>
          <w:ilvl w:val="0"/>
          <w:numId w:val="24"/>
        </w:numPr>
        <w:rPr>
          <w:lang w:eastAsia="zh-HK"/>
        </w:rPr>
      </w:pPr>
      <w:r w:rsidRPr="00C52E41">
        <w:rPr>
          <w:rFonts w:hint="eastAsia"/>
          <w:lang w:eastAsia="zh-HK"/>
        </w:rPr>
        <w:t>Create Account</w:t>
      </w:r>
    </w:p>
    <w:p w14:paraId="2C9CEC84" w14:textId="77777777" w:rsidR="000A7E43" w:rsidRDefault="00B06DC6" w:rsidP="000A7E43">
      <w:pPr>
        <w:pStyle w:val="aa"/>
        <w:rPr>
          <w:lang w:eastAsia="zh-HK"/>
        </w:rPr>
      </w:pPr>
      <w:r w:rsidRPr="00C52E41">
        <w:rPr>
          <w:lang w:eastAsia="zh-HK"/>
        </w:rPr>
        <w:t xml:space="preserve">This function is used to create a new account in the database.  The name of each account </w:t>
      </w:r>
      <w:r w:rsidR="001937C3" w:rsidRPr="000A7E43">
        <w:rPr>
          <w:rFonts w:eastAsiaTheme="minorEastAsia" w:hint="eastAsia"/>
          <w:lang w:eastAsia="zh-CN"/>
        </w:rPr>
        <w:t>is</w:t>
      </w:r>
      <w:r w:rsidRPr="00C52E41">
        <w:rPr>
          <w:lang w:eastAsia="zh-HK"/>
        </w:rPr>
        <w:t xml:space="preserve"> those cooperation casino</w:t>
      </w:r>
      <w:r w:rsidR="0002717F" w:rsidRPr="00C52E41">
        <w:rPr>
          <w:lang w:eastAsia="zh-HK"/>
        </w:rPr>
        <w:t>’s na</w:t>
      </w:r>
      <w:r w:rsidRPr="00C52E41">
        <w:rPr>
          <w:lang w:eastAsia="zh-HK"/>
        </w:rPr>
        <w:t>me</w:t>
      </w:r>
      <w:r w:rsidR="0002717F" w:rsidRPr="00C52E41">
        <w:rPr>
          <w:lang w:eastAsia="zh-HK"/>
        </w:rPr>
        <w:t>.</w:t>
      </w:r>
    </w:p>
    <w:p w14:paraId="1B2A4FA2" w14:textId="77777777" w:rsidR="000A7E43" w:rsidRDefault="0002717F" w:rsidP="0002717F">
      <w:pPr>
        <w:pStyle w:val="aa"/>
        <w:numPr>
          <w:ilvl w:val="0"/>
          <w:numId w:val="24"/>
        </w:numPr>
        <w:rPr>
          <w:lang w:eastAsia="zh-HK"/>
        </w:rPr>
      </w:pPr>
      <w:r w:rsidRPr="00C52E41">
        <w:rPr>
          <w:rFonts w:hint="eastAsia"/>
          <w:lang w:eastAsia="zh-HK"/>
        </w:rPr>
        <w:t>View Account</w:t>
      </w:r>
    </w:p>
    <w:p w14:paraId="413DBEDC" w14:textId="77777777" w:rsidR="0002717F" w:rsidRPr="00C52E41" w:rsidRDefault="0002717F" w:rsidP="000A7E43">
      <w:pPr>
        <w:pStyle w:val="aa"/>
        <w:rPr>
          <w:lang w:eastAsia="zh-HK"/>
        </w:rPr>
      </w:pPr>
      <w:r w:rsidRPr="00C52E41">
        <w:rPr>
          <w:rFonts w:hint="eastAsia"/>
          <w:lang w:eastAsia="zh-HK"/>
        </w:rPr>
        <w:t xml:space="preserve">This function shell show all the accounts which have been created before. </w:t>
      </w:r>
      <w:r w:rsidRPr="00C52E41">
        <w:rPr>
          <w:lang w:eastAsia="zh-HK"/>
        </w:rPr>
        <w:t xml:space="preserve"> The editing is accepted normally.</w:t>
      </w:r>
    </w:p>
    <w:p w14:paraId="78CFE2EC" w14:textId="77777777" w:rsidR="000A7E43" w:rsidRDefault="0002717F" w:rsidP="0002717F">
      <w:pPr>
        <w:pStyle w:val="aa"/>
        <w:numPr>
          <w:ilvl w:val="0"/>
          <w:numId w:val="24"/>
        </w:numPr>
        <w:rPr>
          <w:lang w:eastAsia="zh-HK"/>
        </w:rPr>
      </w:pPr>
      <w:r w:rsidRPr="00C52E41">
        <w:rPr>
          <w:rFonts w:hint="eastAsia"/>
          <w:lang w:eastAsia="zh-HK"/>
        </w:rPr>
        <w:t>Import Accounts</w:t>
      </w:r>
    </w:p>
    <w:p w14:paraId="5A41723E" w14:textId="77777777" w:rsidR="0002717F" w:rsidRPr="00C52E41" w:rsidRDefault="0002717F" w:rsidP="000A7E43">
      <w:pPr>
        <w:pStyle w:val="aa"/>
        <w:rPr>
          <w:lang w:eastAsia="zh-HK"/>
        </w:rPr>
      </w:pPr>
      <w:r w:rsidRPr="00C52E41">
        <w:rPr>
          <w:rFonts w:hint="eastAsia"/>
          <w:lang w:eastAsia="zh-HK"/>
        </w:rPr>
        <w:t>This function shell import account document</w:t>
      </w:r>
      <w:r w:rsidRPr="00C52E41">
        <w:rPr>
          <w:lang w:eastAsia="zh-HK"/>
        </w:rPr>
        <w:t>s</w:t>
      </w:r>
      <w:r w:rsidRPr="00C52E41">
        <w:rPr>
          <w:rFonts w:hint="eastAsia"/>
          <w:lang w:eastAsia="zh-HK"/>
        </w:rPr>
        <w:t xml:space="preserve"> by using the system</w:t>
      </w:r>
      <w:r w:rsidRPr="00C52E41">
        <w:rPr>
          <w:lang w:eastAsia="zh-HK"/>
        </w:rPr>
        <w:t xml:space="preserve">’s template or input the backup document. </w:t>
      </w:r>
    </w:p>
    <w:p w14:paraId="1BC88DC4" w14:textId="77777777" w:rsidR="000A7E43" w:rsidRDefault="0002717F" w:rsidP="0002717F">
      <w:pPr>
        <w:pStyle w:val="aa"/>
        <w:numPr>
          <w:ilvl w:val="0"/>
          <w:numId w:val="24"/>
        </w:numPr>
        <w:rPr>
          <w:lang w:eastAsia="zh-HK"/>
        </w:rPr>
      </w:pPr>
      <w:r w:rsidRPr="00C52E41">
        <w:rPr>
          <w:rFonts w:hint="eastAsia"/>
          <w:lang w:eastAsia="zh-HK"/>
        </w:rPr>
        <w:t>Create Case</w:t>
      </w:r>
    </w:p>
    <w:p w14:paraId="77F3587D" w14:textId="77777777" w:rsidR="0002717F" w:rsidRPr="00C52E41" w:rsidRDefault="0002717F" w:rsidP="000A7E43">
      <w:pPr>
        <w:pStyle w:val="aa"/>
        <w:rPr>
          <w:lang w:eastAsia="zh-HK"/>
        </w:rPr>
      </w:pPr>
      <w:r w:rsidRPr="00C52E41">
        <w:rPr>
          <w:rFonts w:hint="eastAsia"/>
          <w:lang w:eastAsia="zh-HK"/>
        </w:rPr>
        <w:t xml:space="preserve">This function is used to create a new case in the database. </w:t>
      </w:r>
      <w:r w:rsidRPr="00C52E41">
        <w:rPr>
          <w:lang w:eastAsia="zh-HK"/>
        </w:rPr>
        <w:t xml:space="preserve"> The name of case is a cooperation project or bad machine.</w:t>
      </w:r>
    </w:p>
    <w:p w14:paraId="4D96ADC4" w14:textId="77777777" w:rsidR="000A7E43" w:rsidRDefault="0002717F" w:rsidP="0002717F">
      <w:pPr>
        <w:pStyle w:val="aa"/>
        <w:numPr>
          <w:ilvl w:val="0"/>
          <w:numId w:val="24"/>
        </w:numPr>
        <w:rPr>
          <w:lang w:eastAsia="zh-HK"/>
        </w:rPr>
      </w:pPr>
      <w:r w:rsidRPr="00C52E41">
        <w:rPr>
          <w:rFonts w:hint="eastAsia"/>
          <w:lang w:eastAsia="zh-HK"/>
        </w:rPr>
        <w:t>View Case</w:t>
      </w:r>
      <w:r w:rsidRPr="00C52E41">
        <w:rPr>
          <w:lang w:eastAsia="zh-HK"/>
        </w:rPr>
        <w:t>s</w:t>
      </w:r>
    </w:p>
    <w:p w14:paraId="289529DF" w14:textId="77777777" w:rsidR="0002717F" w:rsidRPr="00C52E41" w:rsidRDefault="0002717F" w:rsidP="000A7E43">
      <w:pPr>
        <w:pStyle w:val="aa"/>
        <w:rPr>
          <w:lang w:eastAsia="zh-HK"/>
        </w:rPr>
      </w:pPr>
      <w:r w:rsidRPr="00C52E41">
        <w:rPr>
          <w:lang w:eastAsia="zh-HK"/>
        </w:rPr>
        <w:t>T</w:t>
      </w:r>
      <w:r w:rsidRPr="00C52E41">
        <w:rPr>
          <w:rFonts w:hint="eastAsia"/>
          <w:lang w:eastAsia="zh-HK"/>
        </w:rPr>
        <w:t xml:space="preserve">his </w:t>
      </w:r>
      <w:r w:rsidRPr="00C52E41">
        <w:rPr>
          <w:lang w:eastAsia="zh-HK"/>
        </w:rPr>
        <w:t>function shell show all the cases which have been created before.  The editing is accepted normally.</w:t>
      </w:r>
    </w:p>
    <w:p w14:paraId="7D74188A" w14:textId="77777777" w:rsidR="000A7E43" w:rsidRDefault="0002717F" w:rsidP="0002717F">
      <w:pPr>
        <w:pStyle w:val="aa"/>
        <w:numPr>
          <w:ilvl w:val="0"/>
          <w:numId w:val="24"/>
        </w:numPr>
        <w:rPr>
          <w:lang w:eastAsia="zh-HK"/>
        </w:rPr>
      </w:pPr>
      <w:r w:rsidRPr="00C52E41">
        <w:rPr>
          <w:rFonts w:hint="eastAsia"/>
          <w:lang w:eastAsia="zh-HK"/>
        </w:rPr>
        <w:t>Import Cases</w:t>
      </w:r>
    </w:p>
    <w:p w14:paraId="69DE5FBD" w14:textId="77777777" w:rsidR="0002717F" w:rsidRPr="00C52E41" w:rsidRDefault="0002717F" w:rsidP="000A7E43">
      <w:pPr>
        <w:pStyle w:val="aa"/>
        <w:rPr>
          <w:lang w:eastAsia="zh-HK"/>
        </w:rPr>
      </w:pPr>
      <w:r w:rsidRPr="00C52E41">
        <w:rPr>
          <w:rFonts w:hint="eastAsia"/>
          <w:lang w:eastAsia="zh-HK"/>
        </w:rPr>
        <w:t xml:space="preserve">This function </w:t>
      </w:r>
      <w:r w:rsidRPr="00C52E41">
        <w:rPr>
          <w:lang w:eastAsia="zh-HK"/>
        </w:rPr>
        <w:t>shell import case documents by using the system’s template or input the backup document.</w:t>
      </w:r>
    </w:p>
    <w:p w14:paraId="130BCE5F" w14:textId="77777777" w:rsidR="000A7E43" w:rsidRDefault="0002717F" w:rsidP="0002717F">
      <w:pPr>
        <w:pStyle w:val="aa"/>
        <w:numPr>
          <w:ilvl w:val="0"/>
          <w:numId w:val="24"/>
        </w:numPr>
        <w:rPr>
          <w:lang w:eastAsia="zh-HK"/>
        </w:rPr>
      </w:pPr>
      <w:r w:rsidRPr="00C52E41">
        <w:rPr>
          <w:rFonts w:hint="eastAsia"/>
          <w:lang w:eastAsia="zh-HK"/>
        </w:rPr>
        <w:t xml:space="preserve">Search </w:t>
      </w:r>
      <w:r w:rsidRPr="00C52E41">
        <w:rPr>
          <w:lang w:eastAsia="zh-HK"/>
        </w:rPr>
        <w:t>Engine</w:t>
      </w:r>
    </w:p>
    <w:p w14:paraId="46F8DDE4" w14:textId="77777777" w:rsidR="0002717F" w:rsidRPr="000A7E43" w:rsidRDefault="0006456F" w:rsidP="000A7E43">
      <w:pPr>
        <w:pStyle w:val="aa"/>
        <w:rPr>
          <w:lang w:eastAsia="zh-HK"/>
        </w:rPr>
      </w:pPr>
      <w:r>
        <w:rPr>
          <w:lang w:eastAsia="zh-HK"/>
        </w:rPr>
        <w:t xml:space="preserve">In the system </w:t>
      </w:r>
      <w:r w:rsidRPr="000A7E43">
        <w:rPr>
          <w:color w:val="000000" w:themeColor="text1"/>
          <w:lang w:eastAsia="zh-HK"/>
        </w:rPr>
        <w:t>s</w:t>
      </w:r>
      <w:r w:rsidR="0002717F" w:rsidRPr="000A7E43">
        <w:rPr>
          <w:rFonts w:hint="eastAsia"/>
          <w:color w:val="000000" w:themeColor="text1"/>
          <w:lang w:eastAsia="zh-HK"/>
        </w:rPr>
        <w:t xml:space="preserve">earching </w:t>
      </w:r>
      <w:r w:rsidRPr="000A7E43">
        <w:rPr>
          <w:color w:val="000000" w:themeColor="text1"/>
          <w:lang w:eastAsia="zh-HK"/>
        </w:rPr>
        <w:t xml:space="preserve">results can be sort </w:t>
      </w:r>
      <w:r w:rsidR="0002717F" w:rsidRPr="000A7E43">
        <w:rPr>
          <w:rFonts w:hint="eastAsia"/>
          <w:color w:val="000000" w:themeColor="text1"/>
          <w:lang w:eastAsia="zh-HK"/>
        </w:rPr>
        <w:t xml:space="preserve">by </w:t>
      </w:r>
      <w:r w:rsidRPr="000A7E43">
        <w:rPr>
          <w:color w:val="000000" w:themeColor="text1"/>
          <w:lang w:eastAsia="zh-HK"/>
        </w:rPr>
        <w:t>different categories</w:t>
      </w:r>
      <w:r w:rsidR="0002717F" w:rsidRPr="000A7E43">
        <w:rPr>
          <w:rFonts w:hint="eastAsia"/>
          <w:color w:val="000000" w:themeColor="text1"/>
          <w:lang w:eastAsia="zh-HK"/>
        </w:rPr>
        <w:t xml:space="preserve">. </w:t>
      </w:r>
      <w:r w:rsidR="0002717F" w:rsidRPr="000A7E43">
        <w:rPr>
          <w:color w:val="000000" w:themeColor="text1"/>
          <w:lang w:eastAsia="zh-HK"/>
        </w:rPr>
        <w:t xml:space="preserve"> The option includes </w:t>
      </w:r>
      <w:r w:rsidR="00CC4D6E" w:rsidRPr="000A7E43">
        <w:rPr>
          <w:color w:val="000000" w:themeColor="text1"/>
          <w:lang w:eastAsia="zh-HK"/>
        </w:rPr>
        <w:t xml:space="preserve">reference </w:t>
      </w:r>
      <w:r w:rsidR="0002717F" w:rsidRPr="000A7E43">
        <w:rPr>
          <w:color w:val="000000" w:themeColor="text1"/>
          <w:lang w:eastAsia="zh-HK"/>
        </w:rPr>
        <w:t>number of case, status, subjects, assigned to, account name and priority.</w:t>
      </w:r>
    </w:p>
    <w:p w14:paraId="54654353" w14:textId="77777777" w:rsidR="000A7E43" w:rsidRDefault="0002717F" w:rsidP="0002717F">
      <w:pPr>
        <w:pStyle w:val="aa"/>
        <w:numPr>
          <w:ilvl w:val="0"/>
          <w:numId w:val="24"/>
        </w:numPr>
        <w:rPr>
          <w:lang w:eastAsia="zh-HK"/>
        </w:rPr>
      </w:pPr>
      <w:r w:rsidRPr="00B72EFC">
        <w:rPr>
          <w:rFonts w:hint="eastAsia"/>
          <w:lang w:eastAsia="zh-HK"/>
        </w:rPr>
        <w:t>User Administration</w:t>
      </w:r>
    </w:p>
    <w:p w14:paraId="4BD4BCA4" w14:textId="77777777" w:rsidR="0002717F" w:rsidRPr="000A7E43" w:rsidRDefault="0002717F" w:rsidP="0002717F">
      <w:pPr>
        <w:pStyle w:val="aa"/>
        <w:numPr>
          <w:ilvl w:val="0"/>
          <w:numId w:val="24"/>
        </w:numPr>
        <w:rPr>
          <w:lang w:eastAsia="zh-HK"/>
        </w:rPr>
      </w:pPr>
      <w:r w:rsidRPr="000A7E43">
        <w:rPr>
          <w:rFonts w:hint="eastAsia"/>
          <w:color w:val="000000" w:themeColor="text1"/>
          <w:lang w:eastAsia="zh-HK"/>
        </w:rPr>
        <w:t xml:space="preserve">This function shell change the </w:t>
      </w:r>
      <w:r w:rsidR="005A0C7A" w:rsidRPr="000A7E43">
        <w:rPr>
          <w:rFonts w:hint="eastAsia"/>
          <w:color w:val="000000" w:themeColor="text1"/>
          <w:lang w:eastAsia="zh-HK"/>
        </w:rPr>
        <w:t>user personal information a</w:t>
      </w:r>
      <w:r w:rsidR="005A0C7A" w:rsidRPr="000A7E43">
        <w:rPr>
          <w:color w:val="000000" w:themeColor="text1"/>
          <w:lang w:eastAsia="zh-HK"/>
        </w:rPr>
        <w:t>nd set</w:t>
      </w:r>
      <w:r w:rsidR="001937C3" w:rsidRPr="000A7E43">
        <w:rPr>
          <w:rFonts w:eastAsiaTheme="minorEastAsia" w:hint="eastAsia"/>
          <w:color w:val="000000" w:themeColor="text1"/>
          <w:lang w:eastAsia="zh-CN"/>
        </w:rPr>
        <w:t xml:space="preserve"> the authority for different kinds of users</w:t>
      </w:r>
      <w:r w:rsidR="005A0C7A" w:rsidRPr="000A7E43">
        <w:rPr>
          <w:color w:val="000000" w:themeColor="text1"/>
          <w:lang w:eastAsia="zh-HK"/>
        </w:rPr>
        <w:t>.</w:t>
      </w:r>
    </w:p>
    <w:p w14:paraId="3B55B23A" w14:textId="77777777" w:rsidR="000A7E43" w:rsidRDefault="005A0C7A" w:rsidP="005A0C7A">
      <w:pPr>
        <w:pStyle w:val="aa"/>
        <w:numPr>
          <w:ilvl w:val="0"/>
          <w:numId w:val="24"/>
        </w:numPr>
        <w:rPr>
          <w:lang w:eastAsia="zh-HK"/>
        </w:rPr>
      </w:pPr>
      <w:r w:rsidRPr="00B72EFC">
        <w:rPr>
          <w:rFonts w:hint="eastAsia"/>
          <w:lang w:eastAsia="zh-HK"/>
        </w:rPr>
        <w:t xml:space="preserve">Project function </w:t>
      </w:r>
    </w:p>
    <w:p w14:paraId="61A31BF5" w14:textId="77777777" w:rsidR="00E07D19" w:rsidRPr="000A7E43" w:rsidRDefault="005A0C7A" w:rsidP="000A7E43">
      <w:pPr>
        <w:pStyle w:val="aa"/>
        <w:rPr>
          <w:lang w:eastAsia="zh-HK"/>
        </w:rPr>
      </w:pPr>
      <w:r w:rsidRPr="000A7E43">
        <w:rPr>
          <w:rFonts w:hint="eastAsia"/>
          <w:color w:val="000000" w:themeColor="text1"/>
          <w:lang w:eastAsia="zh-HK"/>
        </w:rPr>
        <w:t>This function shell create</w:t>
      </w:r>
      <w:r w:rsidR="001937C3" w:rsidRPr="000A7E43">
        <w:rPr>
          <w:rFonts w:eastAsiaTheme="minorEastAsia" w:hint="eastAsia"/>
          <w:color w:val="000000" w:themeColor="text1"/>
          <w:lang w:eastAsia="zh-CN"/>
        </w:rPr>
        <w:t>s</w:t>
      </w:r>
      <w:r w:rsidRPr="000A7E43">
        <w:rPr>
          <w:rFonts w:hint="eastAsia"/>
          <w:color w:val="000000" w:themeColor="text1"/>
          <w:lang w:eastAsia="zh-HK"/>
        </w:rPr>
        <w:t xml:space="preserve"> a new project type of case</w:t>
      </w:r>
      <w:r w:rsidR="00701CEC" w:rsidRPr="000A7E43">
        <w:rPr>
          <w:color w:val="000000" w:themeColor="text1"/>
          <w:lang w:eastAsia="zh-HK"/>
        </w:rPr>
        <w:t xml:space="preserve"> t</w:t>
      </w:r>
      <w:r w:rsidRPr="000A7E43">
        <w:rPr>
          <w:color w:val="000000" w:themeColor="text1"/>
          <w:lang w:eastAsia="zh-HK"/>
        </w:rPr>
        <w:t>hat involves some special function such as schedule arrangement fu</w:t>
      </w:r>
      <w:r w:rsidR="00097DC1" w:rsidRPr="000A7E43">
        <w:rPr>
          <w:color w:val="000000" w:themeColor="text1"/>
          <w:lang w:eastAsia="zh-HK"/>
        </w:rPr>
        <w:t>n</w:t>
      </w:r>
      <w:r w:rsidRPr="000A7E43">
        <w:rPr>
          <w:color w:val="000000" w:themeColor="text1"/>
          <w:lang w:eastAsia="zh-HK"/>
        </w:rPr>
        <w:t>ction.</w:t>
      </w:r>
    </w:p>
    <w:p w14:paraId="49746B62" w14:textId="77777777" w:rsidR="00DD5CA1" w:rsidRPr="00B72EFC" w:rsidRDefault="0054307D" w:rsidP="00DD5CA1">
      <w:pPr>
        <w:pStyle w:val="3"/>
        <w:rPr>
          <w:color w:val="000000" w:themeColor="text1"/>
          <w:lang w:eastAsia="zh-HK"/>
        </w:rPr>
      </w:pPr>
      <w:bookmarkStart w:id="244" w:name="_Toc403003007"/>
      <w:r w:rsidRPr="00B72EFC">
        <w:rPr>
          <w:rFonts w:hint="eastAsia"/>
          <w:color w:val="000000" w:themeColor="text1"/>
          <w:lang w:eastAsia="zh-HK"/>
        </w:rPr>
        <w:t xml:space="preserve">Non-functional </w:t>
      </w:r>
      <w:r w:rsidRPr="00B72EFC">
        <w:rPr>
          <w:color w:val="000000" w:themeColor="text1"/>
          <w:lang w:eastAsia="zh-HK"/>
        </w:rPr>
        <w:t>requirement</w:t>
      </w:r>
      <w:r w:rsidRPr="00B72EFC">
        <w:rPr>
          <w:rFonts w:hint="eastAsia"/>
          <w:color w:val="000000" w:themeColor="text1"/>
          <w:lang w:eastAsia="zh-HK"/>
        </w:rPr>
        <w:t>s</w:t>
      </w:r>
      <w:bookmarkEnd w:id="244"/>
    </w:p>
    <w:p w14:paraId="12485F3A" w14:textId="77777777" w:rsidR="00DD5CA1" w:rsidRPr="004D6DAC" w:rsidRDefault="00DD5CA1" w:rsidP="004D6DAC">
      <w:pPr>
        <w:pStyle w:val="aa"/>
        <w:numPr>
          <w:ilvl w:val="0"/>
          <w:numId w:val="20"/>
        </w:numPr>
        <w:rPr>
          <w:lang w:eastAsia="zh-HK"/>
        </w:rPr>
      </w:pPr>
      <w:r w:rsidRPr="004D6DAC">
        <w:rPr>
          <w:rFonts w:hint="eastAsia"/>
          <w:lang w:eastAsia="zh-HK"/>
        </w:rPr>
        <w:t xml:space="preserve">The CRM system shall be available to IT department </w:t>
      </w:r>
      <w:r w:rsidR="00701CEC" w:rsidRPr="004D6DAC">
        <w:rPr>
          <w:lang w:eastAsia="zh-HK"/>
        </w:rPr>
        <w:t>for</w:t>
      </w:r>
      <w:r w:rsidR="00701CEC" w:rsidRPr="004D6DAC">
        <w:rPr>
          <w:rFonts w:hint="eastAsia"/>
          <w:lang w:eastAsia="zh-HK"/>
        </w:rPr>
        <w:t xml:space="preserve"> </w:t>
      </w:r>
      <w:r w:rsidRPr="004D6DAC">
        <w:rPr>
          <w:rFonts w:hint="eastAsia"/>
          <w:lang w:eastAsia="zh-HK"/>
        </w:rPr>
        <w:t>24 hours every day.</w:t>
      </w:r>
    </w:p>
    <w:p w14:paraId="7D79F8A0" w14:textId="77777777" w:rsidR="00DD5CA1" w:rsidRPr="004D6DAC" w:rsidRDefault="00DD5CA1" w:rsidP="004D6DAC">
      <w:pPr>
        <w:pStyle w:val="aa"/>
        <w:numPr>
          <w:ilvl w:val="0"/>
          <w:numId w:val="20"/>
        </w:numPr>
        <w:rPr>
          <w:lang w:eastAsia="zh-HK"/>
        </w:rPr>
      </w:pPr>
      <w:r w:rsidRPr="004D6DAC">
        <w:rPr>
          <w:rFonts w:hint="eastAsia"/>
          <w:lang w:eastAsia="zh-HK"/>
        </w:rPr>
        <w:t xml:space="preserve">System </w:t>
      </w:r>
      <w:r w:rsidRPr="004D6DAC">
        <w:rPr>
          <w:lang w:eastAsia="zh-HK"/>
        </w:rPr>
        <w:t>re</w:t>
      </w:r>
      <w:r w:rsidRPr="004D6DAC">
        <w:rPr>
          <w:rFonts w:hint="eastAsia"/>
          <w:lang w:eastAsia="zh-HK"/>
        </w:rPr>
        <w:t xml:space="preserve">sponse time shall not exceed two seconds without </w:t>
      </w:r>
      <w:r w:rsidRPr="004D6DAC">
        <w:rPr>
          <w:lang w:eastAsia="zh-HK"/>
        </w:rPr>
        <w:t>up</w:t>
      </w:r>
      <w:r w:rsidRPr="004D6DAC">
        <w:rPr>
          <w:rFonts w:hint="eastAsia"/>
          <w:lang w:eastAsia="zh-HK"/>
        </w:rPr>
        <w:t>load document.</w:t>
      </w:r>
    </w:p>
    <w:p w14:paraId="4B441A0B" w14:textId="77777777" w:rsidR="00DD5CA1" w:rsidRPr="004D6DAC" w:rsidRDefault="00DD5CA1" w:rsidP="004D6DAC">
      <w:pPr>
        <w:pStyle w:val="aa"/>
        <w:numPr>
          <w:ilvl w:val="0"/>
          <w:numId w:val="20"/>
        </w:numPr>
        <w:rPr>
          <w:lang w:eastAsia="zh-HK"/>
        </w:rPr>
      </w:pPr>
      <w:r w:rsidRPr="004D6DAC">
        <w:rPr>
          <w:lang w:eastAsia="zh-HK"/>
        </w:rPr>
        <w:t>T</w:t>
      </w:r>
      <w:r w:rsidRPr="004D6DAC">
        <w:rPr>
          <w:rFonts w:hint="eastAsia"/>
          <w:lang w:eastAsia="zh-HK"/>
        </w:rPr>
        <w:t xml:space="preserve">he database storage shall be more </w:t>
      </w:r>
      <w:r w:rsidRPr="004D6DAC">
        <w:rPr>
          <w:lang w:eastAsia="zh-HK"/>
        </w:rPr>
        <w:t>than</w:t>
      </w:r>
      <w:r w:rsidR="00B72EFC" w:rsidRPr="004D6DAC">
        <w:rPr>
          <w:rFonts w:hint="eastAsia"/>
          <w:lang w:eastAsia="zh-HK"/>
        </w:rPr>
        <w:t xml:space="preserve"> 25GB. </w:t>
      </w:r>
    </w:p>
    <w:p w14:paraId="0EA80505" w14:textId="77777777" w:rsidR="00DD5CA1" w:rsidRPr="004D6DAC" w:rsidRDefault="004D6DAC" w:rsidP="004D6DAC">
      <w:pPr>
        <w:pStyle w:val="aa"/>
        <w:numPr>
          <w:ilvl w:val="0"/>
          <w:numId w:val="20"/>
        </w:numPr>
        <w:rPr>
          <w:lang w:eastAsia="zh-HK"/>
        </w:rPr>
      </w:pPr>
      <w:r w:rsidRPr="004D6DAC">
        <w:rPr>
          <w:lang w:eastAsia="zh-HK"/>
        </w:rPr>
        <w:t>CRM system</w:t>
      </w:r>
      <w:r w:rsidR="00B574B4">
        <w:rPr>
          <w:rStyle w:val="ae"/>
        </w:rPr>
        <w:commentReference w:id="245"/>
      </w:r>
      <w:r w:rsidR="00DD5CA1" w:rsidRPr="004D6DAC">
        <w:rPr>
          <w:rFonts w:hint="eastAsia"/>
          <w:lang w:eastAsia="zh-HK"/>
        </w:rPr>
        <w:t xml:space="preserve"> provides two language</w:t>
      </w:r>
      <w:r w:rsidR="00DD5CA1" w:rsidRPr="004D6DAC">
        <w:rPr>
          <w:lang w:eastAsia="zh-HK"/>
        </w:rPr>
        <w:t>s which are</w:t>
      </w:r>
      <w:r w:rsidR="00DD5CA1" w:rsidRPr="004D6DAC">
        <w:rPr>
          <w:rFonts w:hint="eastAsia"/>
          <w:lang w:eastAsia="zh-HK"/>
        </w:rPr>
        <w:t xml:space="preserve"> </w:t>
      </w:r>
      <w:r w:rsidR="00DD5CA1" w:rsidRPr="004D6DAC">
        <w:rPr>
          <w:lang w:eastAsia="zh-HK"/>
        </w:rPr>
        <w:t>Chinese</w:t>
      </w:r>
      <w:r w:rsidR="00DD5CA1" w:rsidRPr="004D6DAC">
        <w:rPr>
          <w:rFonts w:hint="eastAsia"/>
          <w:lang w:eastAsia="zh-HK"/>
        </w:rPr>
        <w:t xml:space="preserve"> and </w:t>
      </w:r>
      <w:r w:rsidR="00DD5CA1" w:rsidRPr="004D6DAC">
        <w:rPr>
          <w:lang w:eastAsia="zh-HK"/>
        </w:rPr>
        <w:t>English</w:t>
      </w:r>
      <w:r w:rsidR="00DD5CA1" w:rsidRPr="004D6DAC">
        <w:rPr>
          <w:rFonts w:hint="eastAsia"/>
          <w:lang w:eastAsia="zh-HK"/>
        </w:rPr>
        <w:t>.</w:t>
      </w:r>
      <w:r w:rsidR="006D3E46" w:rsidRPr="004D6DAC">
        <w:rPr>
          <w:rFonts w:hint="eastAsia"/>
          <w:lang w:eastAsia="zh-HK"/>
        </w:rPr>
        <w:t>(</w:t>
      </w:r>
      <w:r w:rsidR="006D3E46" w:rsidRPr="004D6DAC">
        <w:rPr>
          <w:lang w:eastAsia="zh-HK"/>
        </w:rPr>
        <w:t>because of culture problem)</w:t>
      </w:r>
    </w:p>
    <w:p w14:paraId="5ED54F4E" w14:textId="77777777" w:rsidR="00797EBD" w:rsidRPr="004D6DAC" w:rsidRDefault="00797EBD" w:rsidP="004D6DAC">
      <w:pPr>
        <w:pStyle w:val="aa"/>
        <w:numPr>
          <w:ilvl w:val="0"/>
          <w:numId w:val="20"/>
        </w:numPr>
        <w:rPr>
          <w:lang w:eastAsia="zh-HK"/>
        </w:rPr>
      </w:pPr>
      <w:r w:rsidRPr="004D6DAC">
        <w:rPr>
          <w:rFonts w:hint="eastAsia"/>
          <w:lang w:eastAsia="zh-HK"/>
        </w:rPr>
        <w:t xml:space="preserve">Users of CRM system shall be IT support or floor </w:t>
      </w:r>
      <w:r w:rsidRPr="004D6DAC">
        <w:rPr>
          <w:lang w:eastAsia="zh-HK"/>
        </w:rPr>
        <w:t>manager</w:t>
      </w:r>
      <w:r w:rsidR="00B574B4" w:rsidRPr="004D6DAC">
        <w:rPr>
          <w:lang w:eastAsia="zh-HK"/>
        </w:rPr>
        <w:t xml:space="preserve"> </w:t>
      </w:r>
      <w:r w:rsidR="006D3E46" w:rsidRPr="004D6DAC">
        <w:rPr>
          <w:lang w:eastAsia="zh-HK"/>
        </w:rPr>
        <w:t>(</w:t>
      </w:r>
      <w:r w:rsidRPr="004D6DAC">
        <w:rPr>
          <w:rFonts w:hint="eastAsia"/>
          <w:lang w:eastAsia="zh-HK"/>
        </w:rPr>
        <w:t xml:space="preserve">register </w:t>
      </w:r>
      <w:r w:rsidRPr="004D6DAC">
        <w:rPr>
          <w:lang w:eastAsia="zh-HK"/>
        </w:rPr>
        <w:t>in the</w:t>
      </w:r>
      <w:r w:rsidR="006D3E46" w:rsidRPr="004D6DAC">
        <w:rPr>
          <w:rFonts w:hint="eastAsia"/>
          <w:lang w:eastAsia="zh-HK"/>
        </w:rPr>
        <w:t xml:space="preserve"> system first</w:t>
      </w:r>
      <w:r w:rsidR="006D3E46" w:rsidRPr="004D6DAC">
        <w:rPr>
          <w:lang w:eastAsia="zh-HK"/>
        </w:rPr>
        <w:t>)</w:t>
      </w:r>
      <w:r w:rsidR="00B574B4" w:rsidRPr="004D6DAC">
        <w:rPr>
          <w:lang w:eastAsia="zh-HK"/>
        </w:rPr>
        <w:t>.</w:t>
      </w:r>
      <w:r w:rsidRPr="004D6DAC">
        <w:rPr>
          <w:rFonts w:hint="eastAsia"/>
          <w:lang w:eastAsia="zh-HK"/>
        </w:rPr>
        <w:t xml:space="preserve">  </w:t>
      </w:r>
    </w:p>
    <w:p w14:paraId="38504FE8" w14:textId="77777777" w:rsidR="00797EBD" w:rsidRPr="004D6DAC" w:rsidRDefault="00797EBD" w:rsidP="004D6DAC">
      <w:pPr>
        <w:pStyle w:val="aa"/>
        <w:numPr>
          <w:ilvl w:val="0"/>
          <w:numId w:val="20"/>
        </w:numPr>
        <w:rPr>
          <w:lang w:eastAsia="zh-HK"/>
        </w:rPr>
      </w:pPr>
      <w:r w:rsidRPr="004D6DAC">
        <w:rPr>
          <w:lang w:eastAsia="zh-HK"/>
        </w:rPr>
        <w:t>T</w:t>
      </w:r>
      <w:r w:rsidRPr="004D6DAC">
        <w:rPr>
          <w:rFonts w:hint="eastAsia"/>
          <w:lang w:eastAsia="zh-HK"/>
        </w:rPr>
        <w:t xml:space="preserve">he user name of </w:t>
      </w:r>
      <w:r w:rsidRPr="004D6DAC">
        <w:rPr>
          <w:lang w:eastAsia="zh-HK"/>
        </w:rPr>
        <w:t>an</w:t>
      </w:r>
      <w:r w:rsidRPr="004D6DAC">
        <w:rPr>
          <w:rFonts w:hint="eastAsia"/>
          <w:lang w:eastAsia="zh-HK"/>
        </w:rPr>
        <w:t xml:space="preserve"> account is used the front of their e-mail address</w:t>
      </w:r>
      <w:r w:rsidRPr="004D6DAC">
        <w:rPr>
          <w:lang w:eastAsia="zh-HK"/>
        </w:rPr>
        <w:t xml:space="preserve"> which is provided form the casino</w:t>
      </w:r>
      <w:r w:rsidRPr="004D6DAC">
        <w:rPr>
          <w:rFonts w:hint="eastAsia"/>
          <w:lang w:eastAsia="zh-HK"/>
        </w:rPr>
        <w:t>.</w:t>
      </w:r>
    </w:p>
    <w:p w14:paraId="7C1658AF" w14:textId="77777777" w:rsidR="00A80014" w:rsidRPr="004D6DAC" w:rsidRDefault="00797EBD" w:rsidP="004D6DAC">
      <w:pPr>
        <w:pStyle w:val="aa"/>
        <w:numPr>
          <w:ilvl w:val="0"/>
          <w:numId w:val="20"/>
        </w:numPr>
        <w:rPr>
          <w:lang w:eastAsia="zh-HK"/>
        </w:rPr>
      </w:pPr>
      <w:r w:rsidRPr="004D6DAC">
        <w:rPr>
          <w:lang w:eastAsia="zh-HK"/>
        </w:rPr>
        <w:t>W</w:t>
      </w:r>
      <w:r w:rsidRPr="004D6DAC">
        <w:rPr>
          <w:rFonts w:hint="eastAsia"/>
          <w:lang w:eastAsia="zh-HK"/>
        </w:rPr>
        <w:t xml:space="preserve">hen the IT </w:t>
      </w:r>
      <w:r w:rsidRPr="004D6DAC">
        <w:rPr>
          <w:lang w:eastAsia="zh-HK"/>
        </w:rPr>
        <w:t>support</w:t>
      </w:r>
      <w:r w:rsidRPr="004D6DAC">
        <w:rPr>
          <w:rFonts w:hint="eastAsia"/>
          <w:lang w:eastAsia="zh-HK"/>
        </w:rPr>
        <w:t xml:space="preserve"> finished </w:t>
      </w:r>
      <w:r w:rsidRPr="004D6DAC">
        <w:rPr>
          <w:lang w:eastAsia="zh-HK"/>
        </w:rPr>
        <w:t>their</w:t>
      </w:r>
      <w:r w:rsidRPr="004D6DAC">
        <w:rPr>
          <w:rFonts w:hint="eastAsia"/>
          <w:lang w:eastAsia="zh-HK"/>
        </w:rPr>
        <w:t xml:space="preserve"> maintenance work, they need to fill in a </w:t>
      </w:r>
      <w:r w:rsidR="00B574B4" w:rsidRPr="004D6DAC">
        <w:rPr>
          <w:lang w:eastAsia="zh-HK"/>
        </w:rPr>
        <w:t xml:space="preserve">digital </w:t>
      </w:r>
      <w:r w:rsidRPr="004D6DAC">
        <w:rPr>
          <w:lang w:eastAsia="zh-HK"/>
        </w:rPr>
        <w:t>maintenance</w:t>
      </w:r>
      <w:r w:rsidRPr="004D6DAC">
        <w:rPr>
          <w:rFonts w:hint="eastAsia"/>
          <w:lang w:eastAsia="zh-HK"/>
        </w:rPr>
        <w:t xml:space="preserve"> form which includes start time, finish time, reference number, content of work, </w:t>
      </w:r>
      <w:r w:rsidRPr="004D6DAC">
        <w:rPr>
          <w:lang w:eastAsia="zh-HK"/>
        </w:rPr>
        <w:t>confirm</w:t>
      </w:r>
      <w:r w:rsidRPr="004D6DAC">
        <w:rPr>
          <w:rFonts w:hint="eastAsia"/>
          <w:lang w:eastAsia="zh-HK"/>
        </w:rPr>
        <w:t xml:space="preserve">atory person, IT staff, </w:t>
      </w:r>
      <w:r w:rsidR="006D3E46" w:rsidRPr="004D6DAC">
        <w:rPr>
          <w:lang w:eastAsia="zh-HK"/>
        </w:rPr>
        <w:t xml:space="preserve">status, </w:t>
      </w:r>
      <w:r w:rsidRPr="004D6DAC">
        <w:rPr>
          <w:rFonts w:hint="eastAsia"/>
          <w:lang w:eastAsia="zh-HK"/>
        </w:rPr>
        <w:t>etc.</w:t>
      </w:r>
    </w:p>
    <w:p w14:paraId="005536E0" w14:textId="380F7539" w:rsidR="00797EBD" w:rsidRPr="004D6DAC" w:rsidRDefault="00797EBD" w:rsidP="004D6DAC">
      <w:pPr>
        <w:pStyle w:val="aa"/>
        <w:numPr>
          <w:ilvl w:val="0"/>
          <w:numId w:val="20"/>
        </w:numPr>
        <w:rPr>
          <w:lang w:eastAsia="zh-HK"/>
        </w:rPr>
      </w:pPr>
      <w:r w:rsidRPr="004D6DAC">
        <w:rPr>
          <w:rFonts w:hint="eastAsia"/>
          <w:lang w:eastAsia="zh-HK"/>
        </w:rPr>
        <w:t xml:space="preserve">Through upload the form then close </w:t>
      </w:r>
      <w:r w:rsidRPr="004D6DAC">
        <w:rPr>
          <w:lang w:eastAsia="zh-HK"/>
        </w:rPr>
        <w:t>correspond</w:t>
      </w:r>
      <w:r w:rsidRPr="004D6DAC">
        <w:rPr>
          <w:rFonts w:hint="eastAsia"/>
          <w:lang w:eastAsia="zh-HK"/>
        </w:rPr>
        <w:t>ing case</w:t>
      </w:r>
      <w:r w:rsidR="00B574B4" w:rsidRPr="004D6DAC">
        <w:rPr>
          <w:lang w:eastAsia="zh-HK"/>
        </w:rPr>
        <w:t xml:space="preserve"> </w:t>
      </w:r>
      <w:r w:rsidR="006D3E46" w:rsidRPr="004D6DAC">
        <w:rPr>
          <w:lang w:eastAsia="zh-HK"/>
        </w:rPr>
        <w:t>(o</w:t>
      </w:r>
      <w:r w:rsidRPr="004D6DAC">
        <w:rPr>
          <w:lang w:eastAsia="zh-HK"/>
        </w:rPr>
        <w:t xml:space="preserve">nly manager of the </w:t>
      </w:r>
      <w:r w:rsidR="00B42164">
        <w:rPr>
          <w:lang w:eastAsia="zh-HK"/>
        </w:rPr>
        <w:t>LT Game</w:t>
      </w:r>
      <w:r w:rsidRPr="004D6DAC">
        <w:rPr>
          <w:lang w:eastAsia="zh-HK"/>
        </w:rPr>
        <w:t xml:space="preserve"> can check and</w:t>
      </w:r>
      <w:r w:rsidR="006D3E46" w:rsidRPr="004D6DAC">
        <w:rPr>
          <w:lang w:eastAsia="zh-HK"/>
        </w:rPr>
        <w:t xml:space="preserve"> update reports)</w:t>
      </w:r>
      <w:r w:rsidR="00B574B4" w:rsidRPr="004D6DAC">
        <w:rPr>
          <w:lang w:eastAsia="zh-HK"/>
        </w:rPr>
        <w:t>.</w:t>
      </w:r>
    </w:p>
    <w:p w14:paraId="6026E83E" w14:textId="77777777" w:rsidR="00797EBD" w:rsidRPr="004D6DAC" w:rsidRDefault="008E42AC" w:rsidP="004D6DAC">
      <w:pPr>
        <w:pStyle w:val="aa"/>
        <w:numPr>
          <w:ilvl w:val="0"/>
          <w:numId w:val="20"/>
        </w:numPr>
        <w:rPr>
          <w:lang w:eastAsia="zh-HK"/>
        </w:rPr>
      </w:pPr>
      <w:r w:rsidRPr="004D6DAC">
        <w:rPr>
          <w:lang w:eastAsia="zh-HK"/>
        </w:rPr>
        <w:t>O</w:t>
      </w:r>
      <w:r w:rsidR="00797EBD" w:rsidRPr="004D6DAC">
        <w:rPr>
          <w:lang w:eastAsia="zh-HK"/>
        </w:rPr>
        <w:t>nce the report is sent, no change is accepted.</w:t>
      </w:r>
    </w:p>
    <w:p w14:paraId="4FA88D8E" w14:textId="77777777" w:rsidR="00797EBD" w:rsidRPr="004D6DAC" w:rsidRDefault="008E42AC" w:rsidP="004D6DAC">
      <w:pPr>
        <w:pStyle w:val="aa"/>
        <w:numPr>
          <w:ilvl w:val="0"/>
          <w:numId w:val="20"/>
        </w:numPr>
        <w:rPr>
          <w:lang w:eastAsia="zh-HK"/>
        </w:rPr>
      </w:pPr>
      <w:r w:rsidRPr="004D6DAC">
        <w:rPr>
          <w:lang w:eastAsia="zh-HK"/>
        </w:rPr>
        <w:t>A</w:t>
      </w:r>
      <w:r w:rsidR="00797EBD" w:rsidRPr="004D6DAC">
        <w:rPr>
          <w:rFonts w:hint="eastAsia"/>
          <w:lang w:eastAsia="zh-HK"/>
        </w:rPr>
        <w:t xml:space="preserve"> training course </w:t>
      </w:r>
      <w:r w:rsidRPr="004D6DAC">
        <w:rPr>
          <w:lang w:eastAsia="zh-HK"/>
        </w:rPr>
        <w:t xml:space="preserve">shall be provided </w:t>
      </w:r>
      <w:r w:rsidR="00797EBD" w:rsidRPr="004D6DAC">
        <w:rPr>
          <w:rFonts w:hint="eastAsia"/>
          <w:lang w:eastAsia="zh-HK"/>
        </w:rPr>
        <w:t xml:space="preserve">for the floor </w:t>
      </w:r>
      <w:r w:rsidR="00797EBD" w:rsidRPr="004D6DAC">
        <w:rPr>
          <w:lang w:eastAsia="zh-HK"/>
        </w:rPr>
        <w:t>manager</w:t>
      </w:r>
      <w:r w:rsidR="00797EBD" w:rsidRPr="004D6DAC">
        <w:rPr>
          <w:rFonts w:hint="eastAsia"/>
          <w:lang w:eastAsia="zh-HK"/>
        </w:rPr>
        <w:t xml:space="preserve"> </w:t>
      </w:r>
      <w:r w:rsidRPr="004D6DAC">
        <w:rPr>
          <w:lang w:eastAsia="zh-HK"/>
        </w:rPr>
        <w:t xml:space="preserve">so that they </w:t>
      </w:r>
      <w:r w:rsidR="00797EBD" w:rsidRPr="004D6DAC">
        <w:rPr>
          <w:rFonts w:hint="eastAsia"/>
          <w:lang w:eastAsia="zh-HK"/>
        </w:rPr>
        <w:t xml:space="preserve">can </w:t>
      </w:r>
      <w:r w:rsidR="006D3E46" w:rsidRPr="004D6DAC">
        <w:rPr>
          <w:lang w:eastAsia="zh-HK"/>
        </w:rPr>
        <w:t>use</w:t>
      </w:r>
      <w:r w:rsidRPr="004D6DAC">
        <w:rPr>
          <w:lang w:eastAsia="zh-HK"/>
        </w:rPr>
        <w:t xml:space="preserve"> the system more</w:t>
      </w:r>
      <w:r w:rsidR="00797EBD" w:rsidRPr="004D6DAC">
        <w:rPr>
          <w:rFonts w:hint="eastAsia"/>
          <w:lang w:eastAsia="zh-HK"/>
        </w:rPr>
        <w:t xml:space="preserve"> efficiently.</w:t>
      </w:r>
      <w:r w:rsidR="00797EBD" w:rsidRPr="004D6DAC">
        <w:rPr>
          <w:lang w:eastAsia="zh-HK"/>
        </w:rPr>
        <w:t xml:space="preserve"> The manager of the casino </w:t>
      </w:r>
      <w:r w:rsidRPr="004D6DAC">
        <w:rPr>
          <w:lang w:eastAsia="zh-HK"/>
        </w:rPr>
        <w:t xml:space="preserve">shall </w:t>
      </w:r>
      <w:r w:rsidR="00797EBD" w:rsidRPr="004D6DAC">
        <w:rPr>
          <w:lang w:eastAsia="zh-HK"/>
        </w:rPr>
        <w:t>be forced to use this system</w:t>
      </w:r>
      <w:r w:rsidR="006D3E46" w:rsidRPr="004D6DAC">
        <w:rPr>
          <w:lang w:eastAsia="zh-HK"/>
        </w:rPr>
        <w:t xml:space="preserve"> with the order fro</w:t>
      </w:r>
      <w:r w:rsidR="00797EBD" w:rsidRPr="004D6DAC">
        <w:rPr>
          <w:lang w:eastAsia="zh-HK"/>
        </w:rPr>
        <w:t>m their CEO. Any other forms of reports should not accept any more.</w:t>
      </w:r>
    </w:p>
    <w:p w14:paraId="104B728E" w14:textId="77777777" w:rsidR="00797EBD" w:rsidRPr="004D6DAC" w:rsidRDefault="00797EBD" w:rsidP="004D6DAC">
      <w:pPr>
        <w:pStyle w:val="aa"/>
        <w:numPr>
          <w:ilvl w:val="0"/>
          <w:numId w:val="20"/>
        </w:numPr>
        <w:rPr>
          <w:lang w:eastAsia="zh-HK"/>
        </w:rPr>
      </w:pPr>
      <w:r w:rsidRPr="004D6DAC">
        <w:rPr>
          <w:lang w:eastAsia="zh-HK"/>
        </w:rPr>
        <w:t>The system server should have a maintenance each week. All the reports should be check in this maintenance.</w:t>
      </w:r>
    </w:p>
    <w:p w14:paraId="39766FA1" w14:textId="77777777" w:rsidR="00797EBD" w:rsidRPr="004D6DAC" w:rsidRDefault="006D3E46" w:rsidP="004D6DAC">
      <w:pPr>
        <w:pStyle w:val="aa"/>
        <w:numPr>
          <w:ilvl w:val="0"/>
          <w:numId w:val="20"/>
        </w:numPr>
        <w:rPr>
          <w:lang w:eastAsia="zh-HK"/>
        </w:rPr>
      </w:pPr>
      <w:r w:rsidRPr="004D6DAC">
        <w:rPr>
          <w:lang w:eastAsia="zh-HK"/>
        </w:rPr>
        <w:t>A</w:t>
      </w:r>
      <w:r w:rsidR="00797EBD" w:rsidRPr="004D6DAC">
        <w:rPr>
          <w:lang w:eastAsia="zh-HK"/>
        </w:rPr>
        <w:t xml:space="preserve"> report is not yet closed for a week, a warning should appear to alert the manager to change the status of the report to emergency in the beginning of the maintenance time.</w:t>
      </w:r>
    </w:p>
    <w:p w14:paraId="0FA53641" w14:textId="53E4A454" w:rsidR="00797EBD" w:rsidRPr="00442543" w:rsidRDefault="006D3E46" w:rsidP="004D6DAC">
      <w:pPr>
        <w:pStyle w:val="aa"/>
        <w:numPr>
          <w:ilvl w:val="0"/>
          <w:numId w:val="20"/>
        </w:numPr>
        <w:rPr>
          <w:lang w:eastAsia="zh-HK"/>
        </w:rPr>
      </w:pPr>
      <w:r w:rsidRPr="00442543">
        <w:rPr>
          <w:lang w:eastAsia="zh-HK"/>
        </w:rPr>
        <w:t xml:space="preserve">For </w:t>
      </w:r>
      <w:r w:rsidR="00797EBD" w:rsidRPr="00442543">
        <w:rPr>
          <w:lang w:eastAsia="zh-HK"/>
        </w:rPr>
        <w:t xml:space="preserve">not yet closed </w:t>
      </w:r>
      <w:r w:rsidR="008E42AC" w:rsidRPr="00442543">
        <w:rPr>
          <w:lang w:eastAsia="zh-HK"/>
        </w:rPr>
        <w:t>cases</w:t>
      </w:r>
      <w:r w:rsidR="00797EBD" w:rsidRPr="00442543">
        <w:rPr>
          <w:lang w:eastAsia="zh-HK"/>
        </w:rPr>
        <w:t xml:space="preserve">, an email should be send to both the manager of the </w:t>
      </w:r>
      <w:r w:rsidR="00B42164" w:rsidRPr="00442543">
        <w:rPr>
          <w:lang w:eastAsia="zh-HK"/>
        </w:rPr>
        <w:t>LT Game</w:t>
      </w:r>
      <w:r w:rsidR="00797EBD" w:rsidRPr="00442543">
        <w:rPr>
          <w:lang w:eastAsia="zh-HK"/>
        </w:rPr>
        <w:t>. This maintenance should be done with a copy of all the reports in the server offline.</w:t>
      </w:r>
      <w:r w:rsidR="00CA11A2" w:rsidRPr="00442543">
        <w:rPr>
          <w:lang w:eastAsia="zh-HK"/>
        </w:rPr>
        <w:t xml:space="preserve">  </w:t>
      </w:r>
      <w:r w:rsidR="00797EBD" w:rsidRPr="00442543">
        <w:rPr>
          <w:lang w:eastAsia="zh-HK"/>
        </w:rPr>
        <w:t xml:space="preserve"> Once all the reports are checked, update to the server process should be done within 2 minutes.</w:t>
      </w:r>
    </w:p>
    <w:p w14:paraId="501F0905" w14:textId="77777777" w:rsidR="00027818" w:rsidRPr="004D6DAC" w:rsidRDefault="006D3E46" w:rsidP="004D6DAC">
      <w:pPr>
        <w:pStyle w:val="aa"/>
        <w:numPr>
          <w:ilvl w:val="0"/>
          <w:numId w:val="20"/>
        </w:numPr>
        <w:rPr>
          <w:lang w:eastAsia="zh-HK"/>
        </w:rPr>
      </w:pPr>
      <w:r w:rsidRPr="004D6DAC">
        <w:rPr>
          <w:rFonts w:eastAsia="ＭＳ 明朝"/>
          <w:lang w:eastAsia="ja-JP"/>
        </w:rPr>
        <w:t>S</w:t>
      </w:r>
      <w:r w:rsidR="00797EBD" w:rsidRPr="004D6DAC">
        <w:rPr>
          <w:rFonts w:eastAsia="ＭＳ 明朝"/>
          <w:lang w:eastAsia="ja-JP"/>
        </w:rPr>
        <w:t>ystem server should not shut down over 2 minutes including maintenance. If unexpected shut down happen, all the reports should be kept in the buffer of the client side.</w:t>
      </w:r>
      <w:r w:rsidRPr="004D6DAC">
        <w:rPr>
          <w:rFonts w:eastAsia="ＭＳ 明朝"/>
          <w:lang w:eastAsia="ja-JP"/>
        </w:rPr>
        <w:t xml:space="preserve">  </w:t>
      </w:r>
      <w:r w:rsidR="00797EBD" w:rsidRPr="004D6DAC">
        <w:rPr>
          <w:rFonts w:eastAsia="ＭＳ 明朝"/>
          <w:lang w:eastAsia="ja-JP"/>
        </w:rPr>
        <w:t>Once the system is recovery all the buffered report should be uploaded to the server automatically. Fail to send report due to the server shut down is not acceptable.</w:t>
      </w:r>
    </w:p>
    <w:p w14:paraId="51A9E180" w14:textId="77777777" w:rsidR="0054307D" w:rsidRPr="00B72EFC" w:rsidRDefault="0054307D" w:rsidP="00EB3A57">
      <w:pPr>
        <w:pStyle w:val="3"/>
        <w:jc w:val="both"/>
        <w:rPr>
          <w:color w:val="000000" w:themeColor="text1"/>
          <w:lang w:eastAsia="zh-HK"/>
        </w:rPr>
      </w:pPr>
      <w:bookmarkStart w:id="246" w:name="_Toc403003008"/>
      <w:r w:rsidRPr="00B72EFC">
        <w:rPr>
          <w:rFonts w:hint="eastAsia"/>
          <w:color w:val="000000" w:themeColor="text1"/>
          <w:lang w:eastAsia="zh-HK"/>
        </w:rPr>
        <w:t>Domain requirements</w:t>
      </w:r>
      <w:bookmarkEnd w:id="246"/>
    </w:p>
    <w:p w14:paraId="7D3CDFC9" w14:textId="77777777" w:rsidR="00797EBD" w:rsidRPr="004D6DAC" w:rsidRDefault="00D30337" w:rsidP="004D6DAC">
      <w:pPr>
        <w:pStyle w:val="aa"/>
        <w:numPr>
          <w:ilvl w:val="0"/>
          <w:numId w:val="23"/>
        </w:numPr>
        <w:rPr>
          <w:lang w:eastAsia="zh-HK"/>
        </w:rPr>
      </w:pPr>
      <w:r w:rsidRPr="004D6DAC">
        <w:rPr>
          <w:rFonts w:hint="eastAsia"/>
          <w:lang w:eastAsia="zh-HK"/>
        </w:rPr>
        <w:t xml:space="preserve">The CRM </w:t>
      </w:r>
      <w:r w:rsidRPr="004D6DAC">
        <w:rPr>
          <w:lang w:eastAsia="zh-HK"/>
        </w:rPr>
        <w:t>system</w:t>
      </w:r>
      <w:r w:rsidR="008F3A80" w:rsidRPr="004D6DAC">
        <w:rPr>
          <w:lang w:eastAsia="zh-HK"/>
        </w:rPr>
        <w:t xml:space="preserve"> (both server side and client side)</w:t>
      </w:r>
      <w:r w:rsidRPr="004D6DAC">
        <w:rPr>
          <w:rFonts w:hint="eastAsia"/>
          <w:lang w:eastAsia="zh-HK"/>
        </w:rPr>
        <w:t xml:space="preserve"> shall run on windows os and mac os which are the most common personal computer platform.  </w:t>
      </w:r>
    </w:p>
    <w:p w14:paraId="23621EA1" w14:textId="77777777" w:rsidR="00192826" w:rsidRPr="004D6DAC" w:rsidRDefault="00D30337" w:rsidP="004D6DAC">
      <w:pPr>
        <w:pStyle w:val="aa"/>
        <w:numPr>
          <w:ilvl w:val="0"/>
          <w:numId w:val="23"/>
        </w:numPr>
        <w:rPr>
          <w:lang w:eastAsia="zh-HK"/>
        </w:rPr>
      </w:pPr>
      <w:r w:rsidRPr="004D6DAC">
        <w:rPr>
          <w:rFonts w:hint="eastAsia"/>
          <w:lang w:eastAsia="zh-HK"/>
        </w:rPr>
        <w:t xml:space="preserve">Main using the web technology </w:t>
      </w:r>
      <w:r w:rsidRPr="004D6DAC">
        <w:rPr>
          <w:lang w:eastAsia="zh-HK"/>
        </w:rPr>
        <w:t>establishes</w:t>
      </w:r>
      <w:r w:rsidRPr="004D6DAC">
        <w:rPr>
          <w:rFonts w:hint="eastAsia"/>
          <w:lang w:eastAsia="zh-HK"/>
        </w:rPr>
        <w:t xml:space="preserve"> this system.</w:t>
      </w:r>
      <w:r w:rsidR="00A8695E" w:rsidRPr="004D6DAC">
        <w:rPr>
          <w:rFonts w:hint="eastAsia"/>
          <w:lang w:eastAsia="zh-HK"/>
        </w:rPr>
        <w:t xml:space="preserve">  </w:t>
      </w:r>
      <w:r w:rsidR="00A8695E" w:rsidRPr="004D6DAC">
        <w:rPr>
          <w:lang w:eastAsia="zh-HK"/>
        </w:rPr>
        <w:t>T</w:t>
      </w:r>
      <w:r w:rsidR="00A8695E" w:rsidRPr="004D6DAC">
        <w:rPr>
          <w:rFonts w:hint="eastAsia"/>
          <w:lang w:eastAsia="zh-HK"/>
        </w:rPr>
        <w:t xml:space="preserve">herefore, it must have network </w:t>
      </w:r>
      <w:r w:rsidR="00A8695E" w:rsidRPr="004D6DAC">
        <w:rPr>
          <w:lang w:eastAsia="zh-HK"/>
        </w:rPr>
        <w:t>co</w:t>
      </w:r>
      <w:r w:rsidR="00A8695E" w:rsidRPr="004D6DAC">
        <w:rPr>
          <w:rFonts w:hint="eastAsia"/>
          <w:lang w:eastAsia="zh-HK"/>
        </w:rPr>
        <w:t>nnection</w:t>
      </w:r>
      <w:r w:rsidR="00AA53F2" w:rsidRPr="004D6DAC">
        <w:rPr>
          <w:rFonts w:hint="eastAsia"/>
          <w:lang w:eastAsia="zh-HK"/>
        </w:rPr>
        <w:t xml:space="preserve"> in a computer</w:t>
      </w:r>
      <w:r w:rsidR="00AA53F2" w:rsidRPr="00C52E41">
        <w:rPr>
          <w:rFonts w:hint="eastAsia"/>
          <w:lang w:eastAsia="zh-HK"/>
        </w:rPr>
        <w:t xml:space="preserve">. </w:t>
      </w:r>
    </w:p>
    <w:p w14:paraId="063DBCAA" w14:textId="77777777" w:rsidR="00454859" w:rsidRDefault="00454859" w:rsidP="005B51DE">
      <w:pPr>
        <w:pStyle w:val="1"/>
        <w:rPr>
          <w:lang w:eastAsia="zh-CN"/>
        </w:rPr>
      </w:pPr>
      <w:bookmarkStart w:id="247" w:name="_Toc403003009"/>
      <w:r w:rsidRPr="00C52E41">
        <w:t>System Implementation</w:t>
      </w:r>
      <w:bookmarkEnd w:id="247"/>
    </w:p>
    <w:p w14:paraId="097B85C0" w14:textId="77777777" w:rsidR="002A41B8" w:rsidRPr="002A41B8" w:rsidRDefault="002A41B8" w:rsidP="002A41B8">
      <w:pPr>
        <w:rPr>
          <w:rFonts w:eastAsiaTheme="minorEastAsia"/>
          <w:lang w:eastAsia="zh-CN"/>
        </w:rPr>
      </w:pPr>
      <w:r>
        <w:rPr>
          <w:rFonts w:eastAsiaTheme="minorEastAsia" w:hint="eastAsia"/>
          <w:lang w:eastAsia="zh-CN"/>
        </w:rPr>
        <w:t xml:space="preserve">To implement the improved system, the project is going to rebuild the system. </w:t>
      </w:r>
    </w:p>
    <w:p w14:paraId="62C6CEDF" w14:textId="77777777" w:rsidR="00F90901" w:rsidRDefault="00F90901" w:rsidP="00F90901">
      <w:pPr>
        <w:pStyle w:val="2"/>
        <w:rPr>
          <w:rFonts w:eastAsiaTheme="minorEastAsia"/>
          <w:lang w:eastAsia="zh-CN"/>
        </w:rPr>
      </w:pPr>
      <w:r>
        <w:rPr>
          <w:rFonts w:eastAsiaTheme="minorEastAsia" w:hint="eastAsia"/>
          <w:lang w:eastAsia="zh-CN"/>
        </w:rPr>
        <w:t xml:space="preserve">   </w:t>
      </w:r>
      <w:bookmarkStart w:id="248" w:name="_Toc403003010"/>
      <w:r>
        <w:rPr>
          <w:rFonts w:eastAsiaTheme="minorEastAsia" w:hint="eastAsia"/>
          <w:lang w:eastAsia="zh-CN"/>
        </w:rPr>
        <w:t>Platforms</w:t>
      </w:r>
      <w:bookmarkEnd w:id="248"/>
    </w:p>
    <w:p w14:paraId="7FFB1CB8" w14:textId="77777777" w:rsidR="00F90901" w:rsidRDefault="00F90901" w:rsidP="00F90901">
      <w:pPr>
        <w:rPr>
          <w:rFonts w:eastAsiaTheme="minorEastAsia"/>
          <w:lang w:eastAsia="zh-CN"/>
        </w:rPr>
      </w:pPr>
      <w:r>
        <w:rPr>
          <w:rFonts w:eastAsiaTheme="minorEastAsia" w:hint="eastAsia"/>
          <w:lang w:eastAsia="zh-CN"/>
        </w:rPr>
        <w:t xml:space="preserve">To implement the CRM system, the </w:t>
      </w:r>
      <w:r w:rsidR="00B83EF9">
        <w:rPr>
          <w:rFonts w:eastAsiaTheme="minorEastAsia" w:hint="eastAsia"/>
          <w:lang w:eastAsia="zh-CN"/>
        </w:rPr>
        <w:t xml:space="preserve">PhpStorm </w:t>
      </w:r>
      <w:r>
        <w:rPr>
          <w:rFonts w:eastAsiaTheme="minorEastAsia" w:hint="eastAsia"/>
          <w:lang w:eastAsia="zh-CN"/>
        </w:rPr>
        <w:t>would be used as the main</w:t>
      </w:r>
      <w:r w:rsidR="00B83EF9">
        <w:rPr>
          <w:rFonts w:eastAsiaTheme="minorEastAsia" w:hint="eastAsia"/>
          <w:lang w:eastAsia="zh-CN"/>
        </w:rPr>
        <w:t xml:space="preserve"> development tool.</w:t>
      </w:r>
    </w:p>
    <w:p w14:paraId="5F89CBA2" w14:textId="77777777" w:rsidR="00B83EF9" w:rsidRPr="00B83EF9" w:rsidRDefault="00B83EF9" w:rsidP="00F90901">
      <w:pPr>
        <w:rPr>
          <w:rFonts w:eastAsiaTheme="minorEastAsia"/>
          <w:lang w:eastAsia="zh-CN"/>
        </w:rPr>
      </w:pPr>
      <w:r>
        <w:rPr>
          <w:rFonts w:eastAsiaTheme="minorEastAsia" w:hint="eastAsia"/>
          <w:lang w:eastAsia="zh-CN"/>
        </w:rPr>
        <w:t xml:space="preserve">The server side, Apache will be used, and MySQL would be used as database side.  </w:t>
      </w:r>
    </w:p>
    <w:p w14:paraId="4455EB61" w14:textId="77777777" w:rsidR="002960D6" w:rsidRPr="00C52E41" w:rsidRDefault="00F90901" w:rsidP="00F90901">
      <w:pPr>
        <w:pStyle w:val="2"/>
        <w:numPr>
          <w:ilvl w:val="0"/>
          <w:numId w:val="0"/>
        </w:numPr>
        <w:jc w:val="both"/>
        <w:rPr>
          <w:sz w:val="32"/>
          <w:szCs w:val="32"/>
        </w:rPr>
      </w:pPr>
      <w:bookmarkStart w:id="249" w:name="_Toc403003011"/>
      <w:r>
        <w:rPr>
          <w:rFonts w:eastAsiaTheme="minorEastAsia" w:hint="eastAsia"/>
          <w:sz w:val="32"/>
          <w:szCs w:val="32"/>
          <w:lang w:eastAsia="zh-CN"/>
        </w:rPr>
        <w:t>4.2</w:t>
      </w:r>
      <w:r>
        <w:rPr>
          <w:rFonts w:eastAsiaTheme="minorEastAsia" w:hint="eastAsia"/>
          <w:sz w:val="32"/>
          <w:szCs w:val="32"/>
          <w:lang w:eastAsia="zh-CN"/>
        </w:rPr>
        <w:tab/>
      </w:r>
      <w:r w:rsidR="00CC51F3" w:rsidRPr="00C52E41">
        <w:rPr>
          <w:sz w:val="32"/>
          <w:szCs w:val="32"/>
        </w:rPr>
        <w:t>Architecture</w:t>
      </w:r>
      <w:bookmarkEnd w:id="249"/>
    </w:p>
    <w:p w14:paraId="2F33C6CD" w14:textId="77777777" w:rsidR="00136AFB" w:rsidRDefault="00136AFB" w:rsidP="00136AFB">
      <w:pPr>
        <w:jc w:val="both"/>
        <w:rPr>
          <w:rFonts w:eastAsiaTheme="minorEastAsia"/>
          <w:lang w:eastAsia="zh-CN"/>
        </w:rPr>
      </w:pPr>
      <w:r w:rsidRPr="00C52E41">
        <w:rPr>
          <w:rFonts w:eastAsiaTheme="minorEastAsia" w:hint="eastAsia"/>
          <w:lang w:eastAsia="zh-CN"/>
        </w:rPr>
        <w:t>The client-server web application follows MVC software design pattern.</w:t>
      </w:r>
    </w:p>
    <w:p w14:paraId="705E62CA" w14:textId="77777777" w:rsidR="004930FA" w:rsidRDefault="004930FA" w:rsidP="00136AFB">
      <w:pPr>
        <w:jc w:val="both"/>
        <w:rPr>
          <w:rFonts w:eastAsiaTheme="minorEastAsia"/>
          <w:lang w:eastAsia="zh-CN"/>
        </w:rPr>
      </w:pPr>
      <w:r>
        <w:rPr>
          <w:rFonts w:eastAsiaTheme="minorEastAsia" w:hint="eastAsia"/>
          <w:lang w:eastAsia="zh-CN"/>
        </w:rPr>
        <w:t>Model</w:t>
      </w:r>
    </w:p>
    <w:p w14:paraId="7000C1B0" w14:textId="77777777" w:rsidR="00B9573F" w:rsidRDefault="004930FA" w:rsidP="00136AFB">
      <w:pPr>
        <w:jc w:val="both"/>
        <w:rPr>
          <w:rFonts w:eastAsiaTheme="minorEastAsia"/>
          <w:lang w:eastAsia="zh-CN"/>
        </w:rPr>
      </w:pPr>
      <w:r>
        <w:rPr>
          <w:rFonts w:eastAsiaTheme="minorEastAsia" w:hint="eastAsia"/>
          <w:lang w:eastAsia="zh-CN"/>
        </w:rPr>
        <w:t>The model is the permanent storage of the data used in the overall process.  It links the View component and the Control component</w:t>
      </w:r>
      <w:r w:rsidR="00B9573F">
        <w:rPr>
          <w:rFonts w:eastAsiaTheme="minorEastAsia" w:hint="eastAsia"/>
          <w:lang w:eastAsia="zh-CN"/>
        </w:rPr>
        <w:t xml:space="preserve">.  </w:t>
      </w:r>
      <w:r w:rsidR="00B9573F">
        <w:rPr>
          <w:rFonts w:eastAsiaTheme="minorEastAsia"/>
          <w:lang w:eastAsia="zh-CN"/>
        </w:rPr>
        <w:t>Its</w:t>
      </w:r>
      <w:r w:rsidR="00B9573F">
        <w:rPr>
          <w:rFonts w:eastAsiaTheme="minorEastAsia" w:hint="eastAsia"/>
          <w:lang w:eastAsia="zh-CN"/>
        </w:rPr>
        <w:t xml:space="preserve"> purpose is to process data into its permanent storage.</w:t>
      </w:r>
    </w:p>
    <w:p w14:paraId="681362C3" w14:textId="77777777" w:rsidR="00B9573F" w:rsidRDefault="00B9573F" w:rsidP="00136AFB">
      <w:pPr>
        <w:jc w:val="both"/>
        <w:rPr>
          <w:rFonts w:eastAsiaTheme="minorEastAsia"/>
          <w:lang w:eastAsia="zh-CN"/>
        </w:rPr>
      </w:pPr>
      <w:r>
        <w:rPr>
          <w:rFonts w:eastAsiaTheme="minorEastAsia" w:hint="eastAsia"/>
          <w:lang w:eastAsia="zh-CN"/>
        </w:rPr>
        <w:t>View</w:t>
      </w:r>
    </w:p>
    <w:p w14:paraId="4AC0CD59" w14:textId="77777777" w:rsidR="004B399F" w:rsidRDefault="004B399F" w:rsidP="00136AFB">
      <w:pPr>
        <w:jc w:val="both"/>
        <w:rPr>
          <w:rFonts w:eastAsiaTheme="minorEastAsia"/>
          <w:lang w:eastAsia="zh-CN"/>
        </w:rPr>
      </w:pPr>
      <w:r>
        <w:rPr>
          <w:rFonts w:eastAsiaTheme="minorEastAsia" w:hint="eastAsia"/>
          <w:lang w:eastAsia="zh-CN"/>
        </w:rPr>
        <w:t>The view is where data requested from database output to the users.  It generates and displays HTML to the users.  It also processes dynamic content.</w:t>
      </w:r>
    </w:p>
    <w:p w14:paraId="6192A87F" w14:textId="77777777" w:rsidR="004B399F" w:rsidRDefault="004B399F" w:rsidP="00136AFB">
      <w:pPr>
        <w:jc w:val="both"/>
        <w:rPr>
          <w:rFonts w:eastAsiaTheme="minorEastAsia"/>
          <w:lang w:eastAsia="zh-CN"/>
        </w:rPr>
      </w:pPr>
      <w:r>
        <w:rPr>
          <w:rFonts w:eastAsiaTheme="minorEastAsia" w:hint="eastAsia"/>
          <w:lang w:eastAsia="zh-CN"/>
        </w:rPr>
        <w:t>Controller</w:t>
      </w:r>
    </w:p>
    <w:p w14:paraId="5256EFD2" w14:textId="77777777" w:rsidR="004B399F" w:rsidRDefault="004B399F" w:rsidP="00136AFB">
      <w:pPr>
        <w:jc w:val="both"/>
        <w:rPr>
          <w:rFonts w:eastAsiaTheme="minorEastAsia"/>
          <w:lang w:eastAsia="zh-CN"/>
        </w:rPr>
      </w:pPr>
      <w:r>
        <w:rPr>
          <w:rFonts w:eastAsiaTheme="minorEastAsia" w:hint="eastAsia"/>
          <w:lang w:eastAsia="zh-CN"/>
        </w:rPr>
        <w:t>The controller is to handle the users</w:t>
      </w:r>
      <w:r>
        <w:rPr>
          <w:rFonts w:eastAsiaTheme="minorEastAsia"/>
          <w:lang w:eastAsia="zh-CN"/>
        </w:rPr>
        <w:t>’</w:t>
      </w:r>
      <w:r>
        <w:rPr>
          <w:rFonts w:eastAsiaTheme="minorEastAsia" w:hint="eastAsia"/>
          <w:lang w:eastAsia="zh-CN"/>
        </w:rPr>
        <w:t xml:space="preserve"> inputs and submit, and update</w:t>
      </w:r>
      <w:r w:rsidR="008E42AC">
        <w:rPr>
          <w:rFonts w:eastAsiaTheme="minorEastAsia"/>
          <w:lang w:eastAsia="zh-CN"/>
        </w:rPr>
        <w:t>s</w:t>
      </w:r>
      <w:r>
        <w:rPr>
          <w:rFonts w:eastAsiaTheme="minorEastAsia" w:hint="eastAsia"/>
          <w:lang w:eastAsia="zh-CN"/>
        </w:rPr>
        <w:t xml:space="preserve"> the Model accordingly.  When the users interact with View</w:t>
      </w:r>
      <w:r w:rsidR="009D031E">
        <w:rPr>
          <w:rFonts w:eastAsiaTheme="minorEastAsia"/>
          <w:lang w:eastAsia="zh-CN"/>
        </w:rPr>
        <w:t xml:space="preserve"> </w:t>
      </w:r>
      <w:r>
        <w:rPr>
          <w:rFonts w:eastAsiaTheme="minorEastAsia" w:hint="eastAsia"/>
          <w:lang w:eastAsia="zh-CN"/>
        </w:rPr>
        <w:t>(such as submitting forms), and the functions of Controller would be triggered.</w:t>
      </w:r>
    </w:p>
    <w:p w14:paraId="6C3B2367" w14:textId="77777777" w:rsidR="004B399F" w:rsidRDefault="004B399F" w:rsidP="00136AFB">
      <w:pPr>
        <w:jc w:val="both"/>
        <w:rPr>
          <w:rFonts w:eastAsiaTheme="minorEastAsia"/>
          <w:lang w:eastAsia="zh-CN"/>
        </w:rPr>
      </w:pPr>
    </w:p>
    <w:p w14:paraId="33CA17A3" w14:textId="77777777" w:rsidR="004B399F" w:rsidRPr="00C52E41" w:rsidRDefault="004B399F" w:rsidP="00136AFB">
      <w:pPr>
        <w:jc w:val="both"/>
        <w:rPr>
          <w:rFonts w:eastAsiaTheme="minorEastAsia"/>
          <w:lang w:eastAsia="zh-CN"/>
        </w:rPr>
      </w:pPr>
    </w:p>
    <w:p w14:paraId="6AF98D5F" w14:textId="77777777" w:rsidR="008910F1" w:rsidRDefault="008910F1">
      <w:pPr>
        <w:spacing w:before="0" w:after="200" w:line="276" w:lineRule="auto"/>
        <w:rPr>
          <w:noProof/>
          <w:lang w:eastAsia="zh-CN"/>
        </w:rPr>
      </w:pPr>
      <w:r>
        <w:rPr>
          <w:noProof/>
          <w:lang w:eastAsia="zh-CN"/>
        </w:rPr>
        <w:br w:type="page"/>
      </w:r>
    </w:p>
    <w:p w14:paraId="02B16875" w14:textId="77777777" w:rsidR="008910F1" w:rsidRDefault="00136AFB" w:rsidP="006B0D9B">
      <w:pPr>
        <w:jc w:val="both"/>
        <w:rPr>
          <w:rFonts w:eastAsiaTheme="minorEastAsia"/>
          <w:lang w:eastAsia="zh-CN"/>
        </w:rPr>
      </w:pPr>
      <w:r w:rsidRPr="00C52E41">
        <w:rPr>
          <w:noProof/>
          <w:lang w:eastAsia="zh-CN"/>
        </w:rPr>
        <w:drawing>
          <wp:inline distT="0" distB="0" distL="0" distR="0" wp14:anchorId="1A4D9E67" wp14:editId="2EC2970E">
            <wp:extent cx="5732145" cy="3723038"/>
            <wp:effectExtent l="1905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2145" cy="3723038"/>
                    </a:xfrm>
                    <a:prstGeom prst="rect">
                      <a:avLst/>
                    </a:prstGeom>
                    <a:noFill/>
                    <a:ln w="9525">
                      <a:noFill/>
                      <a:miter lim="800000"/>
                      <a:headEnd/>
                      <a:tailEnd/>
                    </a:ln>
                  </pic:spPr>
                </pic:pic>
              </a:graphicData>
            </a:graphic>
          </wp:inline>
        </w:drawing>
      </w:r>
    </w:p>
    <w:p w14:paraId="6B00F631" w14:textId="77777777" w:rsidR="006C2CCB" w:rsidRPr="00C52E41" w:rsidRDefault="008910F1" w:rsidP="008910F1">
      <w:pPr>
        <w:spacing w:before="0" w:after="200" w:line="276" w:lineRule="auto"/>
        <w:rPr>
          <w:rFonts w:eastAsiaTheme="minorEastAsia"/>
          <w:lang w:eastAsia="zh-CN"/>
        </w:rPr>
      </w:pPr>
      <w:r>
        <w:rPr>
          <w:rFonts w:eastAsiaTheme="minorEastAsia"/>
          <w:lang w:eastAsia="zh-CN"/>
        </w:rPr>
        <w:br w:type="page"/>
      </w:r>
    </w:p>
    <w:p w14:paraId="1EF19DA8" w14:textId="77777777" w:rsidR="00136AFB" w:rsidRPr="00C52E41" w:rsidRDefault="00CC51F3" w:rsidP="00136AFB">
      <w:pPr>
        <w:pStyle w:val="2"/>
        <w:jc w:val="both"/>
        <w:rPr>
          <w:sz w:val="32"/>
          <w:szCs w:val="32"/>
        </w:rPr>
      </w:pPr>
      <w:bookmarkStart w:id="250" w:name="_Toc403003012"/>
      <w:r w:rsidRPr="00C52E41">
        <w:rPr>
          <w:sz w:val="32"/>
          <w:szCs w:val="32"/>
        </w:rPr>
        <w:t>Data Modelling</w:t>
      </w:r>
      <w:bookmarkEnd w:id="250"/>
    </w:p>
    <w:p w14:paraId="3639F725" w14:textId="77777777" w:rsidR="004F6474" w:rsidRPr="008910F1" w:rsidRDefault="00136AFB" w:rsidP="004F6474">
      <w:pPr>
        <w:pStyle w:val="3"/>
        <w:rPr>
          <w:rFonts w:eastAsiaTheme="minorEastAsia"/>
          <w:lang w:eastAsia="zh-CN"/>
        </w:rPr>
      </w:pPr>
      <w:bookmarkStart w:id="251" w:name="_Toc403003013"/>
      <w:r w:rsidRPr="00C52E41">
        <w:t>Identifying</w:t>
      </w:r>
      <w:r w:rsidRPr="00C52E41">
        <w:rPr>
          <w:rFonts w:hint="eastAsia"/>
        </w:rPr>
        <w:t xml:space="preserve"> entity type</w:t>
      </w:r>
      <w:bookmarkEnd w:id="251"/>
    </w:p>
    <w:tbl>
      <w:tblPr>
        <w:tblStyle w:val="ad"/>
        <w:tblpPr w:leftFromText="180" w:rightFromText="180" w:vertAnchor="text" w:horzAnchor="page" w:tblpX="1884" w:tblpY="329"/>
        <w:tblW w:w="0" w:type="auto"/>
        <w:tblLook w:val="04A0" w:firstRow="1" w:lastRow="0" w:firstColumn="1" w:lastColumn="0" w:noHBand="0" w:noVBand="1"/>
      </w:tblPr>
      <w:tblGrid>
        <w:gridCol w:w="1747"/>
        <w:gridCol w:w="2706"/>
        <w:gridCol w:w="1536"/>
        <w:gridCol w:w="3028"/>
      </w:tblGrid>
      <w:tr w:rsidR="008910F1" w:rsidRPr="00C52E41" w14:paraId="49842B54" w14:textId="77777777" w:rsidTr="008910F1">
        <w:tc>
          <w:tcPr>
            <w:tcW w:w="1790" w:type="dxa"/>
          </w:tcPr>
          <w:p w14:paraId="68CB1A5C" w14:textId="77777777" w:rsidR="008910F1" w:rsidRPr="00C52E41" w:rsidRDefault="008910F1" w:rsidP="008910F1">
            <w:pPr>
              <w:pStyle w:val="a6"/>
              <w:rPr>
                <w:lang w:eastAsia="zh-TW"/>
              </w:rPr>
            </w:pPr>
            <w:r w:rsidRPr="00C52E41">
              <w:rPr>
                <w:rFonts w:hint="eastAsia"/>
                <w:lang w:eastAsia="zh-TW"/>
              </w:rPr>
              <w:t>Entity name</w:t>
            </w:r>
          </w:p>
        </w:tc>
        <w:tc>
          <w:tcPr>
            <w:tcW w:w="2781" w:type="dxa"/>
          </w:tcPr>
          <w:p w14:paraId="52BF260B" w14:textId="77777777" w:rsidR="008910F1" w:rsidRPr="00C52E41" w:rsidRDefault="008910F1" w:rsidP="008910F1">
            <w:pPr>
              <w:pStyle w:val="a6"/>
              <w:rPr>
                <w:lang w:eastAsia="zh-TW"/>
              </w:rPr>
            </w:pPr>
            <w:r w:rsidRPr="00C52E41">
              <w:rPr>
                <w:rFonts w:hint="eastAsia"/>
                <w:lang w:eastAsia="zh-TW"/>
              </w:rPr>
              <w:t>Description</w:t>
            </w:r>
          </w:p>
        </w:tc>
        <w:tc>
          <w:tcPr>
            <w:tcW w:w="1536" w:type="dxa"/>
          </w:tcPr>
          <w:p w14:paraId="0A23600C" w14:textId="77777777" w:rsidR="008910F1" w:rsidRPr="00C52E41" w:rsidRDefault="008910F1" w:rsidP="008910F1">
            <w:pPr>
              <w:pStyle w:val="a6"/>
              <w:rPr>
                <w:lang w:eastAsia="zh-TW"/>
              </w:rPr>
            </w:pPr>
            <w:r w:rsidRPr="00C52E41">
              <w:rPr>
                <w:rFonts w:hint="eastAsia"/>
                <w:lang w:eastAsia="zh-TW"/>
              </w:rPr>
              <w:t>Aliases</w:t>
            </w:r>
          </w:p>
        </w:tc>
        <w:tc>
          <w:tcPr>
            <w:tcW w:w="3136" w:type="dxa"/>
          </w:tcPr>
          <w:p w14:paraId="0A285CFE" w14:textId="77777777" w:rsidR="008910F1" w:rsidRPr="00C52E41" w:rsidRDefault="008910F1" w:rsidP="008910F1">
            <w:pPr>
              <w:pStyle w:val="a6"/>
              <w:rPr>
                <w:lang w:eastAsia="zh-TW"/>
              </w:rPr>
            </w:pPr>
            <w:r w:rsidRPr="00C52E41">
              <w:rPr>
                <w:rFonts w:hint="eastAsia"/>
                <w:lang w:eastAsia="zh-TW"/>
              </w:rPr>
              <w:t>Occurrence</w:t>
            </w:r>
          </w:p>
        </w:tc>
      </w:tr>
      <w:tr w:rsidR="008910F1" w:rsidRPr="00C52E41" w14:paraId="6148920E" w14:textId="77777777" w:rsidTr="008910F1">
        <w:tc>
          <w:tcPr>
            <w:tcW w:w="1790" w:type="dxa"/>
          </w:tcPr>
          <w:p w14:paraId="6E7F120D" w14:textId="77777777" w:rsidR="008910F1" w:rsidRPr="00C52E41" w:rsidRDefault="008910F1" w:rsidP="008910F1">
            <w:pPr>
              <w:pStyle w:val="a6"/>
              <w:rPr>
                <w:rFonts w:eastAsiaTheme="minorEastAsia"/>
                <w:lang w:eastAsia="zh-CN"/>
              </w:rPr>
            </w:pPr>
            <w:r w:rsidRPr="00C52E41">
              <w:rPr>
                <w:rFonts w:eastAsiaTheme="minorEastAsia" w:hint="eastAsia"/>
                <w:lang w:eastAsia="zh-CN"/>
              </w:rPr>
              <w:t>Staff</w:t>
            </w:r>
          </w:p>
        </w:tc>
        <w:tc>
          <w:tcPr>
            <w:tcW w:w="2781" w:type="dxa"/>
          </w:tcPr>
          <w:p w14:paraId="1BE46314" w14:textId="77777777" w:rsidR="008910F1" w:rsidRPr="00C52E41" w:rsidRDefault="008910F1" w:rsidP="008910F1">
            <w:pPr>
              <w:pStyle w:val="a6"/>
              <w:rPr>
                <w:lang w:eastAsia="zh-TW"/>
              </w:rPr>
            </w:pPr>
            <w:r w:rsidRPr="00C52E41">
              <w:rPr>
                <w:rFonts w:hint="eastAsia"/>
                <w:lang w:eastAsia="zh-TW"/>
              </w:rPr>
              <w:t xml:space="preserve">General term describing all the </w:t>
            </w:r>
            <w:r w:rsidRPr="00C52E41">
              <w:rPr>
                <w:rFonts w:eastAsiaTheme="minorEastAsia" w:hint="eastAsia"/>
                <w:lang w:eastAsia="zh-CN"/>
              </w:rPr>
              <w:t>staffs in the casinos</w:t>
            </w:r>
            <w:r w:rsidRPr="00C52E41">
              <w:rPr>
                <w:rFonts w:hint="eastAsia"/>
                <w:lang w:eastAsia="zh-TW"/>
              </w:rPr>
              <w:t xml:space="preserve"> who </w:t>
            </w:r>
            <w:r w:rsidRPr="00C52E41">
              <w:rPr>
                <w:rFonts w:eastAsiaTheme="minorEastAsia" w:hint="eastAsia"/>
                <w:lang w:eastAsia="zh-CN"/>
              </w:rPr>
              <w:t xml:space="preserve">takes responsible of reporting machine problem and </w:t>
            </w:r>
            <w:r w:rsidRPr="00C52E41">
              <w:rPr>
                <w:rFonts w:hint="eastAsia"/>
                <w:lang w:eastAsia="zh-TW"/>
              </w:rPr>
              <w:t>have registered the website.</w:t>
            </w:r>
          </w:p>
        </w:tc>
        <w:tc>
          <w:tcPr>
            <w:tcW w:w="1536" w:type="dxa"/>
          </w:tcPr>
          <w:p w14:paraId="23B9AE8A" w14:textId="77777777" w:rsidR="008910F1" w:rsidRPr="00C52E41" w:rsidRDefault="008910F1" w:rsidP="008910F1">
            <w:pPr>
              <w:pStyle w:val="a6"/>
              <w:rPr>
                <w:rFonts w:eastAsiaTheme="minorEastAsia"/>
                <w:lang w:eastAsia="zh-CN"/>
              </w:rPr>
            </w:pPr>
            <w:r>
              <w:rPr>
                <w:rFonts w:eastAsiaTheme="minorEastAsia" w:hint="eastAsia"/>
                <w:lang w:eastAsia="zh-CN"/>
              </w:rPr>
              <w:t>floorManager</w:t>
            </w:r>
          </w:p>
        </w:tc>
        <w:tc>
          <w:tcPr>
            <w:tcW w:w="3136" w:type="dxa"/>
          </w:tcPr>
          <w:p w14:paraId="2569A76C" w14:textId="77777777" w:rsidR="008910F1" w:rsidRPr="00C52E41" w:rsidRDefault="008910F1" w:rsidP="008910F1">
            <w:pPr>
              <w:pStyle w:val="a6"/>
              <w:rPr>
                <w:lang w:eastAsia="zh-TW"/>
              </w:rPr>
            </w:pPr>
            <w:r w:rsidRPr="00C52E41">
              <w:rPr>
                <w:rFonts w:hint="eastAsia"/>
                <w:lang w:eastAsia="zh-TW"/>
              </w:rPr>
              <w:t xml:space="preserve">Each </w:t>
            </w:r>
            <w:r w:rsidRPr="00C52E41">
              <w:rPr>
                <w:rFonts w:eastAsiaTheme="minorEastAsia" w:hint="eastAsia"/>
                <w:lang w:eastAsia="zh-CN"/>
              </w:rPr>
              <w:t>staff</w:t>
            </w:r>
            <w:r w:rsidRPr="00C52E41">
              <w:rPr>
                <w:rFonts w:hint="eastAsia"/>
                <w:lang w:eastAsia="zh-TW"/>
              </w:rPr>
              <w:t xml:space="preserve"> who has registered the </w:t>
            </w:r>
            <w:r w:rsidRPr="00C52E41">
              <w:rPr>
                <w:lang w:eastAsia="zh-TW"/>
              </w:rPr>
              <w:t>website</w:t>
            </w:r>
            <w:r w:rsidRPr="00C52E41">
              <w:rPr>
                <w:rFonts w:hint="eastAsia"/>
                <w:lang w:eastAsia="zh-TW"/>
              </w:rPr>
              <w:t xml:space="preserve"> then will be able to </w:t>
            </w:r>
            <w:r w:rsidRPr="00C52E41">
              <w:rPr>
                <w:rFonts w:eastAsiaTheme="minorEastAsia" w:hint="eastAsia"/>
                <w:lang w:eastAsia="zh-CN"/>
              </w:rPr>
              <w:t xml:space="preserve">report problems. </w:t>
            </w:r>
            <w:r w:rsidRPr="00C52E41">
              <w:rPr>
                <w:rFonts w:hint="eastAsia"/>
                <w:lang w:eastAsia="zh-TW"/>
              </w:rPr>
              <w:t>.</w:t>
            </w:r>
          </w:p>
        </w:tc>
      </w:tr>
      <w:tr w:rsidR="008910F1" w:rsidRPr="00C52E41" w14:paraId="2477F726" w14:textId="77777777" w:rsidTr="008910F1">
        <w:trPr>
          <w:trHeight w:val="1926"/>
        </w:trPr>
        <w:tc>
          <w:tcPr>
            <w:tcW w:w="1790" w:type="dxa"/>
          </w:tcPr>
          <w:p w14:paraId="3818094A" w14:textId="77777777" w:rsidR="008910F1" w:rsidRPr="00C52E41" w:rsidRDefault="008910F1" w:rsidP="008910F1">
            <w:pPr>
              <w:pStyle w:val="a6"/>
              <w:rPr>
                <w:rFonts w:eastAsiaTheme="minorEastAsia"/>
                <w:lang w:eastAsia="zh-CN"/>
              </w:rPr>
            </w:pPr>
            <w:r>
              <w:rPr>
                <w:rFonts w:eastAsiaTheme="minorEastAsia" w:hint="eastAsia"/>
                <w:lang w:eastAsia="zh-CN"/>
              </w:rPr>
              <w:t>Operator</w:t>
            </w:r>
          </w:p>
        </w:tc>
        <w:tc>
          <w:tcPr>
            <w:tcW w:w="2781" w:type="dxa"/>
          </w:tcPr>
          <w:p w14:paraId="0D292C6F" w14:textId="42CD1A81" w:rsidR="008910F1" w:rsidRPr="00C52E41" w:rsidRDefault="008910F1" w:rsidP="008910F1">
            <w:pPr>
              <w:pStyle w:val="a6"/>
              <w:rPr>
                <w:rFonts w:eastAsiaTheme="minorEastAsia"/>
                <w:lang w:eastAsia="zh-CN"/>
              </w:rPr>
            </w:pPr>
            <w:r>
              <w:rPr>
                <w:rFonts w:eastAsiaTheme="minorEastAsia" w:hint="eastAsia"/>
                <w:lang w:eastAsia="zh-CN"/>
              </w:rPr>
              <w:t xml:space="preserve">General term describing </w:t>
            </w:r>
            <w:r w:rsidR="00DC7781">
              <w:rPr>
                <w:rFonts w:eastAsiaTheme="minorEastAsia" w:hint="eastAsia"/>
                <w:lang w:eastAsia="zh-CN"/>
              </w:rPr>
              <w:t xml:space="preserve">the all the operators in the </w:t>
            </w:r>
            <w:r w:rsidR="00B42164">
              <w:rPr>
                <w:rFonts w:eastAsiaTheme="minorEastAsia" w:hint="eastAsia"/>
                <w:lang w:eastAsia="zh-CN"/>
              </w:rPr>
              <w:t>LT Game</w:t>
            </w:r>
            <w:r>
              <w:rPr>
                <w:rFonts w:eastAsiaTheme="minorEastAsia" w:hint="eastAsia"/>
                <w:lang w:eastAsia="zh-CN"/>
              </w:rPr>
              <w:t xml:space="preserve"> company who takes the responsibility of tracking and reporting the status of the machine problem.</w:t>
            </w:r>
          </w:p>
        </w:tc>
        <w:tc>
          <w:tcPr>
            <w:tcW w:w="1536" w:type="dxa"/>
          </w:tcPr>
          <w:p w14:paraId="7F9A5BE9" w14:textId="77777777" w:rsidR="008910F1" w:rsidRPr="00C52E41" w:rsidRDefault="008910F1" w:rsidP="008910F1">
            <w:pPr>
              <w:pStyle w:val="a6"/>
              <w:rPr>
                <w:rFonts w:eastAsiaTheme="minorEastAsia"/>
                <w:lang w:eastAsia="zh-CN"/>
              </w:rPr>
            </w:pPr>
            <w:r>
              <w:rPr>
                <w:rFonts w:eastAsiaTheme="minorEastAsia" w:hint="eastAsia"/>
                <w:lang w:eastAsia="zh-CN"/>
              </w:rPr>
              <w:t>Operator</w:t>
            </w:r>
          </w:p>
        </w:tc>
        <w:tc>
          <w:tcPr>
            <w:tcW w:w="3136" w:type="dxa"/>
          </w:tcPr>
          <w:p w14:paraId="5FC505AF" w14:textId="77777777" w:rsidR="008910F1" w:rsidRPr="004F6474" w:rsidRDefault="008910F1" w:rsidP="008910F1">
            <w:pPr>
              <w:pStyle w:val="a6"/>
              <w:rPr>
                <w:rFonts w:eastAsiaTheme="minorEastAsia"/>
                <w:lang w:eastAsia="zh-CN"/>
              </w:rPr>
            </w:pPr>
            <w:r>
              <w:rPr>
                <w:rFonts w:eastAsiaTheme="minorEastAsia" w:hint="eastAsia"/>
                <w:lang w:eastAsia="zh-CN"/>
              </w:rPr>
              <w:t xml:space="preserve">Each operator who has registered the website then will be able to manage the post from the staffs in casinos. </w:t>
            </w:r>
          </w:p>
        </w:tc>
      </w:tr>
      <w:tr w:rsidR="008910F1" w:rsidRPr="00C52E41" w14:paraId="0FBD44B3" w14:textId="77777777" w:rsidTr="008910F1">
        <w:trPr>
          <w:trHeight w:val="1926"/>
        </w:trPr>
        <w:tc>
          <w:tcPr>
            <w:tcW w:w="1790" w:type="dxa"/>
          </w:tcPr>
          <w:p w14:paraId="295127DA" w14:textId="77777777" w:rsidR="008910F1" w:rsidRPr="00C52E41" w:rsidRDefault="007E1CEA" w:rsidP="008910F1">
            <w:pPr>
              <w:pStyle w:val="a6"/>
              <w:rPr>
                <w:rFonts w:eastAsiaTheme="minorEastAsia"/>
                <w:lang w:eastAsia="zh-CN"/>
              </w:rPr>
            </w:pPr>
            <w:r>
              <w:rPr>
                <w:rFonts w:eastAsiaTheme="minorEastAsia" w:hint="eastAsia"/>
                <w:lang w:eastAsia="zh-CN"/>
              </w:rPr>
              <w:t>Case</w:t>
            </w:r>
          </w:p>
        </w:tc>
        <w:tc>
          <w:tcPr>
            <w:tcW w:w="2781" w:type="dxa"/>
          </w:tcPr>
          <w:p w14:paraId="29728EC5" w14:textId="77777777" w:rsidR="008910F1" w:rsidRPr="00C52E41" w:rsidRDefault="008910F1" w:rsidP="008910F1">
            <w:pPr>
              <w:pStyle w:val="a6"/>
              <w:rPr>
                <w:rFonts w:eastAsiaTheme="minorEastAsia"/>
                <w:lang w:eastAsia="zh-CN"/>
              </w:rPr>
            </w:pPr>
            <w:r w:rsidRPr="00C52E41">
              <w:rPr>
                <w:rFonts w:hint="eastAsia"/>
                <w:lang w:eastAsia="zh-TW"/>
              </w:rPr>
              <w:t xml:space="preserve">General term describing what </w:t>
            </w:r>
            <w:r w:rsidRPr="00C52E41">
              <w:rPr>
                <w:rFonts w:eastAsiaTheme="minorEastAsia" w:hint="eastAsia"/>
                <w:lang w:eastAsia="zh-CN"/>
              </w:rPr>
              <w:t>problem the staff has reported, with the post status, which are pending, under solving, solved.</w:t>
            </w:r>
          </w:p>
        </w:tc>
        <w:tc>
          <w:tcPr>
            <w:tcW w:w="1536" w:type="dxa"/>
          </w:tcPr>
          <w:p w14:paraId="2ADBD45D" w14:textId="77777777" w:rsidR="008910F1" w:rsidRPr="00C52E41" w:rsidRDefault="008910F1" w:rsidP="007E1CEA">
            <w:pPr>
              <w:pStyle w:val="a6"/>
              <w:rPr>
                <w:rFonts w:eastAsiaTheme="minorEastAsia"/>
                <w:lang w:eastAsia="zh-CN"/>
              </w:rPr>
            </w:pPr>
            <w:r w:rsidRPr="00C52E41">
              <w:rPr>
                <w:rFonts w:eastAsiaTheme="minorEastAsia" w:hint="eastAsia"/>
                <w:lang w:eastAsia="zh-CN"/>
              </w:rPr>
              <w:t>P</w:t>
            </w:r>
            <w:r w:rsidR="007E1CEA">
              <w:rPr>
                <w:rFonts w:eastAsiaTheme="minorEastAsia" w:hint="eastAsia"/>
                <w:lang w:eastAsia="zh-CN"/>
              </w:rPr>
              <w:t>ost</w:t>
            </w:r>
          </w:p>
        </w:tc>
        <w:tc>
          <w:tcPr>
            <w:tcW w:w="3136" w:type="dxa"/>
          </w:tcPr>
          <w:p w14:paraId="4E6EC17C" w14:textId="77777777" w:rsidR="008910F1" w:rsidRDefault="008910F1" w:rsidP="008910F1">
            <w:pPr>
              <w:pStyle w:val="a6"/>
              <w:rPr>
                <w:rFonts w:eastAsiaTheme="minorEastAsia"/>
                <w:lang w:eastAsia="zh-CN"/>
              </w:rPr>
            </w:pPr>
            <w:r w:rsidRPr="00C52E41">
              <w:rPr>
                <w:rFonts w:hint="eastAsia"/>
                <w:lang w:eastAsia="zh-TW"/>
              </w:rPr>
              <w:t xml:space="preserve">Each </w:t>
            </w:r>
            <w:r w:rsidRPr="00C52E41">
              <w:rPr>
                <w:rFonts w:eastAsiaTheme="minorEastAsia" w:hint="eastAsia"/>
                <w:lang w:eastAsia="zh-CN"/>
              </w:rPr>
              <w:t>post</w:t>
            </w:r>
            <w:r w:rsidRPr="00C52E41">
              <w:rPr>
                <w:rFonts w:hint="eastAsia"/>
                <w:lang w:eastAsia="zh-TW"/>
              </w:rPr>
              <w:t xml:space="preserve"> shows which </w:t>
            </w:r>
            <w:r w:rsidRPr="00C52E41">
              <w:rPr>
                <w:rFonts w:eastAsiaTheme="minorEastAsia" w:hint="eastAsia"/>
                <w:lang w:eastAsia="zh-CN"/>
              </w:rPr>
              <w:t>staff reported it</w:t>
            </w:r>
            <w:r w:rsidRPr="00C52E41">
              <w:rPr>
                <w:rFonts w:hint="eastAsia"/>
                <w:lang w:eastAsia="zh-TW"/>
              </w:rPr>
              <w:t xml:space="preserve"> and the </w:t>
            </w:r>
            <w:r w:rsidRPr="00C52E41">
              <w:rPr>
                <w:rFonts w:eastAsiaTheme="minorEastAsia" w:hint="eastAsia"/>
                <w:lang w:eastAsia="zh-CN"/>
              </w:rPr>
              <w:t xml:space="preserve">post </w:t>
            </w:r>
            <w:r w:rsidRPr="00C52E41">
              <w:rPr>
                <w:rFonts w:hint="eastAsia"/>
                <w:lang w:eastAsia="zh-TW"/>
              </w:rPr>
              <w:t>status.</w:t>
            </w:r>
          </w:p>
          <w:p w14:paraId="0A0199C0" w14:textId="77777777" w:rsidR="008910F1" w:rsidRDefault="008910F1" w:rsidP="008910F1">
            <w:pPr>
              <w:pStyle w:val="a6"/>
              <w:rPr>
                <w:rFonts w:eastAsiaTheme="minorEastAsia"/>
                <w:lang w:eastAsia="zh-CN"/>
              </w:rPr>
            </w:pPr>
          </w:p>
          <w:p w14:paraId="7A741D35" w14:textId="77777777" w:rsidR="008910F1" w:rsidRDefault="008910F1" w:rsidP="008910F1">
            <w:pPr>
              <w:pStyle w:val="a6"/>
              <w:rPr>
                <w:rFonts w:eastAsiaTheme="minorEastAsia"/>
                <w:lang w:eastAsia="zh-CN"/>
              </w:rPr>
            </w:pPr>
          </w:p>
          <w:p w14:paraId="53917EE0" w14:textId="77777777" w:rsidR="008910F1" w:rsidRPr="004F6474" w:rsidRDefault="008910F1" w:rsidP="008910F1">
            <w:pPr>
              <w:pStyle w:val="a6"/>
              <w:rPr>
                <w:rFonts w:eastAsiaTheme="minorEastAsia"/>
                <w:lang w:eastAsia="zh-CN"/>
              </w:rPr>
            </w:pPr>
          </w:p>
        </w:tc>
      </w:tr>
    </w:tbl>
    <w:p w14:paraId="6B013B06" w14:textId="77777777" w:rsidR="00D862B7" w:rsidRDefault="00106E8F" w:rsidP="004F6474">
      <w:pPr>
        <w:rPr>
          <w:rFonts w:eastAsiaTheme="minorEastAsia"/>
          <w:lang w:eastAsia="zh-CN"/>
        </w:rPr>
      </w:pPr>
      <w:r>
        <w:rPr>
          <w:rFonts w:eastAsiaTheme="minorEastAsia" w:hint="eastAsia"/>
          <w:noProof/>
          <w:lang w:eastAsia="zh-CN"/>
        </w:rPr>
        <w:drawing>
          <wp:anchor distT="0" distB="0" distL="114300" distR="114300" simplePos="0" relativeHeight="251657216" behindDoc="1" locked="0" layoutInCell="1" allowOverlap="1" wp14:anchorId="7A29D26B" wp14:editId="317A4703">
            <wp:simplePos x="0" y="0"/>
            <wp:positionH relativeFrom="column">
              <wp:posOffset>-389890</wp:posOffset>
            </wp:positionH>
            <wp:positionV relativeFrom="paragraph">
              <wp:posOffset>3152775</wp:posOffset>
            </wp:positionV>
            <wp:extent cx="8221345" cy="6352540"/>
            <wp:effectExtent l="0" t="0" r="0" b="0"/>
            <wp:wrapTight wrapText="bothSides">
              <wp:wrapPolygon edited="0">
                <wp:start x="1602" y="7579"/>
                <wp:lineTo x="1652" y="9522"/>
                <wp:lineTo x="16016" y="9522"/>
                <wp:lineTo x="16066" y="9522"/>
                <wp:lineTo x="16116" y="8745"/>
                <wp:lineTo x="16116" y="8615"/>
                <wp:lineTo x="16066" y="7643"/>
                <wp:lineTo x="16066" y="7579"/>
                <wp:lineTo x="1602" y="7579"/>
              </wp:wrapPolygon>
            </wp:wrapTight>
            <wp:docPr id="8" name="图片 2" descr="C:\Users\Administrator\Desktop\Class Diagram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lass Diagram - New Page (1).png"/>
                    <pic:cNvPicPr>
                      <a:picLocks noChangeAspect="1" noChangeArrowheads="1"/>
                    </pic:cNvPicPr>
                  </pic:nvPicPr>
                  <pic:blipFill>
                    <a:blip r:embed="rId12" cstate="print"/>
                    <a:srcRect/>
                    <a:stretch>
                      <a:fillRect/>
                    </a:stretch>
                  </pic:blipFill>
                  <pic:spPr bwMode="auto">
                    <a:xfrm>
                      <a:off x="0" y="0"/>
                      <a:ext cx="8221345" cy="6352540"/>
                    </a:xfrm>
                    <a:prstGeom prst="rect">
                      <a:avLst/>
                    </a:prstGeom>
                    <a:noFill/>
                    <a:ln w="9525">
                      <a:noFill/>
                      <a:miter lim="800000"/>
                      <a:headEnd/>
                      <a:tailEnd/>
                    </a:ln>
                  </pic:spPr>
                </pic:pic>
              </a:graphicData>
            </a:graphic>
          </wp:anchor>
        </w:drawing>
      </w:r>
    </w:p>
    <w:p w14:paraId="294257A2" w14:textId="77777777" w:rsidR="004F6474" w:rsidRDefault="00D862B7" w:rsidP="004F6474">
      <w:pPr>
        <w:rPr>
          <w:rFonts w:eastAsiaTheme="minorEastAsia"/>
          <w:lang w:eastAsia="zh-CN"/>
        </w:rPr>
      </w:pPr>
      <w:r>
        <w:rPr>
          <w:rFonts w:eastAsiaTheme="minorEastAsia" w:hint="eastAsia"/>
          <w:lang w:eastAsia="zh-CN"/>
        </w:rPr>
        <w:t>The following is the state diagram of the database schema</w:t>
      </w:r>
    </w:p>
    <w:p w14:paraId="71289E77" w14:textId="77777777" w:rsidR="00D862B7" w:rsidRDefault="00D862B7" w:rsidP="004F6474">
      <w:pPr>
        <w:rPr>
          <w:rFonts w:eastAsiaTheme="minorEastAsia"/>
          <w:lang w:eastAsia="zh-CN"/>
        </w:rPr>
      </w:pPr>
    </w:p>
    <w:p w14:paraId="3E543969" w14:textId="77777777" w:rsidR="004F6474" w:rsidRDefault="004F6474" w:rsidP="004F6474">
      <w:pPr>
        <w:rPr>
          <w:rFonts w:eastAsiaTheme="minorEastAsia"/>
          <w:lang w:eastAsia="zh-CN"/>
        </w:rPr>
      </w:pPr>
    </w:p>
    <w:p w14:paraId="402B467D" w14:textId="77777777" w:rsidR="004F6474" w:rsidRDefault="004F6474" w:rsidP="004F6474">
      <w:pPr>
        <w:rPr>
          <w:rFonts w:eastAsiaTheme="minorEastAsia"/>
          <w:lang w:eastAsia="zh-CN"/>
        </w:rPr>
      </w:pPr>
    </w:p>
    <w:p w14:paraId="573BFEFA" w14:textId="77777777" w:rsidR="004F6474" w:rsidRDefault="004F6474" w:rsidP="004F6474">
      <w:pPr>
        <w:rPr>
          <w:rFonts w:eastAsiaTheme="minorEastAsia"/>
          <w:lang w:eastAsia="zh-CN"/>
        </w:rPr>
      </w:pPr>
    </w:p>
    <w:p w14:paraId="33B1A74B" w14:textId="77777777" w:rsidR="004F6474" w:rsidRDefault="004F6474" w:rsidP="004F6474">
      <w:pPr>
        <w:rPr>
          <w:rFonts w:eastAsiaTheme="minorEastAsia"/>
          <w:lang w:eastAsia="zh-CN"/>
        </w:rPr>
      </w:pPr>
    </w:p>
    <w:p w14:paraId="416BC65B" w14:textId="77777777" w:rsidR="004F6474" w:rsidRDefault="004F6474" w:rsidP="004F6474">
      <w:pPr>
        <w:rPr>
          <w:rFonts w:eastAsiaTheme="minorEastAsia"/>
          <w:lang w:eastAsia="zh-CN"/>
        </w:rPr>
      </w:pPr>
    </w:p>
    <w:p w14:paraId="5EA5704A" w14:textId="77777777" w:rsidR="00526493" w:rsidRPr="009B318B" w:rsidRDefault="00526493" w:rsidP="006B0D9B">
      <w:pPr>
        <w:jc w:val="both"/>
        <w:rPr>
          <w:rFonts w:eastAsiaTheme="minorEastAsia"/>
          <w:lang w:eastAsia="zh-CN"/>
        </w:rPr>
      </w:pPr>
    </w:p>
    <w:tbl>
      <w:tblPr>
        <w:tblStyle w:val="ad"/>
        <w:tblW w:w="8931" w:type="dxa"/>
        <w:tblInd w:w="108" w:type="dxa"/>
        <w:tblLayout w:type="fixed"/>
        <w:tblLook w:val="04A0" w:firstRow="1" w:lastRow="0" w:firstColumn="1" w:lastColumn="0" w:noHBand="0" w:noVBand="1"/>
      </w:tblPr>
      <w:tblGrid>
        <w:gridCol w:w="1394"/>
        <w:gridCol w:w="1577"/>
        <w:gridCol w:w="1991"/>
        <w:gridCol w:w="2126"/>
        <w:gridCol w:w="850"/>
        <w:gridCol w:w="993"/>
      </w:tblGrid>
      <w:tr w:rsidR="00FC4F09" w:rsidRPr="00C52E41" w14:paraId="0EE78EBD" w14:textId="77777777" w:rsidTr="00526493">
        <w:tc>
          <w:tcPr>
            <w:tcW w:w="1394" w:type="dxa"/>
            <w:tcBorders>
              <w:bottom w:val="single" w:sz="4" w:space="0" w:color="auto"/>
            </w:tcBorders>
          </w:tcPr>
          <w:p w14:paraId="0BD1C1EB" w14:textId="77777777" w:rsidR="00FC4F09" w:rsidRPr="00C52E41" w:rsidRDefault="00FC4F09" w:rsidP="00084A48">
            <w:pPr>
              <w:pStyle w:val="a6"/>
              <w:rPr>
                <w:lang w:eastAsia="zh-TW"/>
              </w:rPr>
            </w:pPr>
            <w:r w:rsidRPr="00C52E41">
              <w:rPr>
                <w:lang w:eastAsia="zh-TW"/>
              </w:rPr>
              <w:t>E</w:t>
            </w:r>
            <w:r w:rsidRPr="00C52E41">
              <w:rPr>
                <w:rFonts w:hint="eastAsia"/>
                <w:lang w:eastAsia="zh-TW"/>
              </w:rPr>
              <w:t>ntity name</w:t>
            </w:r>
          </w:p>
        </w:tc>
        <w:tc>
          <w:tcPr>
            <w:tcW w:w="1577" w:type="dxa"/>
            <w:tcBorders>
              <w:bottom w:val="single" w:sz="4" w:space="0" w:color="auto"/>
            </w:tcBorders>
          </w:tcPr>
          <w:p w14:paraId="09091197" w14:textId="77777777" w:rsidR="00FC4F09" w:rsidRPr="00C52E41" w:rsidRDefault="00FC4F09" w:rsidP="00084A48">
            <w:pPr>
              <w:pStyle w:val="a6"/>
              <w:rPr>
                <w:lang w:eastAsia="zh-TW"/>
              </w:rPr>
            </w:pPr>
            <w:r w:rsidRPr="00C52E41">
              <w:rPr>
                <w:lang w:eastAsia="zh-TW"/>
              </w:rPr>
              <w:t>A</w:t>
            </w:r>
            <w:r w:rsidRPr="00C52E41">
              <w:rPr>
                <w:rFonts w:hint="eastAsia"/>
                <w:lang w:eastAsia="zh-TW"/>
              </w:rPr>
              <w:t>ttributes</w:t>
            </w:r>
          </w:p>
        </w:tc>
        <w:tc>
          <w:tcPr>
            <w:tcW w:w="1991" w:type="dxa"/>
            <w:tcBorders>
              <w:bottom w:val="single" w:sz="4" w:space="0" w:color="auto"/>
            </w:tcBorders>
          </w:tcPr>
          <w:p w14:paraId="3BF490B1" w14:textId="77777777" w:rsidR="00FC4F09" w:rsidRPr="00C52E41" w:rsidRDefault="00FC4F09" w:rsidP="00084A48">
            <w:pPr>
              <w:pStyle w:val="a6"/>
              <w:rPr>
                <w:lang w:eastAsia="zh-TW"/>
              </w:rPr>
            </w:pPr>
            <w:r w:rsidRPr="00C52E41">
              <w:rPr>
                <w:lang w:eastAsia="zh-TW"/>
              </w:rPr>
              <w:t>D</w:t>
            </w:r>
            <w:r w:rsidRPr="00C52E41">
              <w:rPr>
                <w:rFonts w:hint="eastAsia"/>
                <w:lang w:eastAsia="zh-TW"/>
              </w:rPr>
              <w:t>escription</w:t>
            </w:r>
          </w:p>
        </w:tc>
        <w:tc>
          <w:tcPr>
            <w:tcW w:w="2126" w:type="dxa"/>
            <w:tcBorders>
              <w:bottom w:val="single" w:sz="4" w:space="0" w:color="auto"/>
            </w:tcBorders>
          </w:tcPr>
          <w:p w14:paraId="305FB10A" w14:textId="77777777" w:rsidR="00FC4F09" w:rsidRPr="00C52E41" w:rsidRDefault="00FC4F09" w:rsidP="00084A48">
            <w:pPr>
              <w:pStyle w:val="a6"/>
              <w:rPr>
                <w:lang w:eastAsia="zh-TW"/>
              </w:rPr>
            </w:pPr>
            <w:r w:rsidRPr="00C52E41">
              <w:rPr>
                <w:lang w:eastAsia="zh-TW"/>
              </w:rPr>
              <w:t>D</w:t>
            </w:r>
            <w:r w:rsidRPr="00C52E41">
              <w:rPr>
                <w:rFonts w:hint="eastAsia"/>
                <w:lang w:eastAsia="zh-TW"/>
              </w:rPr>
              <w:t>ata type &amp;</w:t>
            </w:r>
            <w:r w:rsidRPr="00C52E41">
              <w:rPr>
                <w:lang w:eastAsia="zh-TW"/>
              </w:rPr>
              <w:t>length</w:t>
            </w:r>
          </w:p>
        </w:tc>
        <w:tc>
          <w:tcPr>
            <w:tcW w:w="850" w:type="dxa"/>
            <w:tcBorders>
              <w:bottom w:val="single" w:sz="4" w:space="0" w:color="auto"/>
            </w:tcBorders>
          </w:tcPr>
          <w:p w14:paraId="6217A532" w14:textId="77777777" w:rsidR="00FC4F09" w:rsidRPr="00C52E41" w:rsidRDefault="00FC4F09" w:rsidP="00084A48">
            <w:pPr>
              <w:pStyle w:val="a6"/>
              <w:rPr>
                <w:lang w:eastAsia="zh-TW"/>
              </w:rPr>
            </w:pPr>
            <w:r w:rsidRPr="00C52E41">
              <w:rPr>
                <w:lang w:eastAsia="zh-TW"/>
              </w:rPr>
              <w:t>N</w:t>
            </w:r>
            <w:r w:rsidRPr="00C52E41">
              <w:rPr>
                <w:rFonts w:hint="eastAsia"/>
                <w:lang w:eastAsia="zh-TW"/>
              </w:rPr>
              <w:t>ulls</w:t>
            </w:r>
          </w:p>
        </w:tc>
        <w:tc>
          <w:tcPr>
            <w:tcW w:w="993" w:type="dxa"/>
            <w:tcBorders>
              <w:bottom w:val="single" w:sz="4" w:space="0" w:color="auto"/>
            </w:tcBorders>
          </w:tcPr>
          <w:p w14:paraId="402963D4" w14:textId="77777777" w:rsidR="00FC4F09" w:rsidRPr="00C52E41" w:rsidRDefault="00FC4F09" w:rsidP="00084A48">
            <w:pPr>
              <w:pStyle w:val="a6"/>
              <w:rPr>
                <w:lang w:eastAsia="zh-TW"/>
              </w:rPr>
            </w:pPr>
            <w:r w:rsidRPr="00C52E41">
              <w:rPr>
                <w:lang w:eastAsia="zh-TW"/>
              </w:rPr>
              <w:t>M</w:t>
            </w:r>
            <w:r w:rsidRPr="00C52E41">
              <w:rPr>
                <w:rFonts w:hint="eastAsia"/>
                <w:lang w:eastAsia="zh-TW"/>
              </w:rPr>
              <w:t>ulti-valued</w:t>
            </w:r>
          </w:p>
        </w:tc>
      </w:tr>
      <w:tr w:rsidR="00084A48" w:rsidRPr="00C52E41" w14:paraId="2FDCE1AD" w14:textId="77777777" w:rsidTr="00526493">
        <w:tc>
          <w:tcPr>
            <w:tcW w:w="1394" w:type="dxa"/>
            <w:vMerge w:val="restart"/>
          </w:tcPr>
          <w:p w14:paraId="645BB084"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Staff</w:t>
            </w:r>
          </w:p>
        </w:tc>
        <w:tc>
          <w:tcPr>
            <w:tcW w:w="1577" w:type="dxa"/>
            <w:tcBorders>
              <w:bottom w:val="single" w:sz="4" w:space="0" w:color="auto"/>
            </w:tcBorders>
          </w:tcPr>
          <w:p w14:paraId="2C8F9936" w14:textId="77777777" w:rsidR="00084A48" w:rsidRPr="00C52E41" w:rsidRDefault="00084A48" w:rsidP="00084A48">
            <w:pPr>
              <w:pStyle w:val="a6"/>
              <w:rPr>
                <w:lang w:eastAsia="zh-TW"/>
              </w:rPr>
            </w:pPr>
            <w:r w:rsidRPr="00C52E41">
              <w:rPr>
                <w:rFonts w:hint="eastAsia"/>
                <w:lang w:eastAsia="zh-TW"/>
              </w:rPr>
              <w:t>Email</w:t>
            </w:r>
          </w:p>
        </w:tc>
        <w:tc>
          <w:tcPr>
            <w:tcW w:w="1991" w:type="dxa"/>
            <w:tcBorders>
              <w:bottom w:val="single" w:sz="4" w:space="0" w:color="auto"/>
            </w:tcBorders>
          </w:tcPr>
          <w:p w14:paraId="1BF57D9E" w14:textId="77777777" w:rsidR="00084A48" w:rsidRPr="00526493" w:rsidRDefault="00084A48" w:rsidP="00526493">
            <w:pPr>
              <w:pStyle w:val="a6"/>
              <w:rPr>
                <w:rFonts w:eastAsiaTheme="minorEastAsia"/>
                <w:lang w:eastAsia="zh-CN"/>
              </w:rPr>
            </w:pPr>
            <w:r w:rsidRPr="00C52E41">
              <w:rPr>
                <w:lang w:eastAsia="zh-TW"/>
              </w:rPr>
              <w:t>U</w:t>
            </w:r>
            <w:r w:rsidRPr="00C52E41">
              <w:rPr>
                <w:rFonts w:hint="eastAsia"/>
                <w:lang w:eastAsia="zh-TW"/>
              </w:rPr>
              <w:t xml:space="preserve">niquely identity email of </w:t>
            </w:r>
            <w:r w:rsidR="00526493">
              <w:rPr>
                <w:rFonts w:eastAsiaTheme="minorEastAsia" w:hint="eastAsia"/>
                <w:lang w:eastAsia="zh-CN"/>
              </w:rPr>
              <w:t>staff in casinos</w:t>
            </w:r>
          </w:p>
        </w:tc>
        <w:tc>
          <w:tcPr>
            <w:tcW w:w="2126" w:type="dxa"/>
            <w:tcBorders>
              <w:bottom w:val="single" w:sz="4" w:space="0" w:color="auto"/>
            </w:tcBorders>
          </w:tcPr>
          <w:p w14:paraId="33E0D770" w14:textId="77777777" w:rsidR="00084A48" w:rsidRPr="00C52E41" w:rsidRDefault="00084A48" w:rsidP="00084A48">
            <w:pPr>
              <w:pStyle w:val="a6"/>
              <w:rPr>
                <w:lang w:eastAsia="zh-TW"/>
              </w:rPr>
            </w:pPr>
            <w:bookmarkStart w:id="252" w:name="OLE_LINK9"/>
            <w:bookmarkStart w:id="253" w:name="OLE_LINK10"/>
            <w:r w:rsidRPr="00C52E41">
              <w:rPr>
                <w:rFonts w:hint="eastAsia"/>
                <w:lang w:eastAsia="zh-TW"/>
              </w:rPr>
              <w:t>30 variable characters</w:t>
            </w:r>
            <w:bookmarkEnd w:id="252"/>
            <w:bookmarkEnd w:id="253"/>
          </w:p>
        </w:tc>
        <w:tc>
          <w:tcPr>
            <w:tcW w:w="850" w:type="dxa"/>
            <w:tcBorders>
              <w:bottom w:val="single" w:sz="4" w:space="0" w:color="auto"/>
            </w:tcBorders>
          </w:tcPr>
          <w:p w14:paraId="53B5B0A3" w14:textId="77777777" w:rsidR="00084A48" w:rsidRPr="00C52E41" w:rsidRDefault="00084A48" w:rsidP="00084A48">
            <w:pPr>
              <w:pStyle w:val="a6"/>
              <w:rPr>
                <w:lang w:eastAsia="zh-TW"/>
              </w:rPr>
            </w:pPr>
            <w:r w:rsidRPr="00C52E41">
              <w:rPr>
                <w:rFonts w:hint="eastAsia"/>
                <w:lang w:eastAsia="zh-TW"/>
              </w:rPr>
              <w:t>No</w:t>
            </w:r>
          </w:p>
        </w:tc>
        <w:tc>
          <w:tcPr>
            <w:tcW w:w="993" w:type="dxa"/>
            <w:tcBorders>
              <w:bottom w:val="single" w:sz="4" w:space="0" w:color="auto"/>
            </w:tcBorders>
          </w:tcPr>
          <w:p w14:paraId="7C464BF5"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32D865FB" w14:textId="77777777" w:rsidTr="00526493">
        <w:tc>
          <w:tcPr>
            <w:tcW w:w="1394" w:type="dxa"/>
            <w:vMerge/>
          </w:tcPr>
          <w:p w14:paraId="47CA8470"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3F478751" w14:textId="77777777" w:rsidR="00084A48" w:rsidRPr="00C52E41" w:rsidRDefault="00084A48" w:rsidP="00084A48">
            <w:pPr>
              <w:pStyle w:val="a6"/>
              <w:rPr>
                <w:lang w:eastAsia="zh-TW"/>
              </w:rPr>
            </w:pPr>
            <w:r w:rsidRPr="00C52E41">
              <w:rPr>
                <w:rFonts w:hint="eastAsia"/>
                <w:lang w:eastAsia="zh-TW"/>
              </w:rPr>
              <w:t>Name</w:t>
            </w:r>
          </w:p>
        </w:tc>
        <w:tc>
          <w:tcPr>
            <w:tcW w:w="1991" w:type="dxa"/>
            <w:tcBorders>
              <w:top w:val="single" w:sz="4" w:space="0" w:color="auto"/>
              <w:left w:val="single" w:sz="4" w:space="0" w:color="auto"/>
              <w:bottom w:val="single" w:sz="4" w:space="0" w:color="auto"/>
              <w:right w:val="single" w:sz="4" w:space="0" w:color="auto"/>
            </w:tcBorders>
          </w:tcPr>
          <w:p w14:paraId="361F04F8" w14:textId="77777777" w:rsidR="00084A48" w:rsidRPr="00C52E41" w:rsidRDefault="00084A48" w:rsidP="00084A48">
            <w:pPr>
              <w:pStyle w:val="a6"/>
              <w:rPr>
                <w:rFonts w:eastAsiaTheme="minorEastAsia"/>
                <w:lang w:eastAsia="zh-CN"/>
              </w:rPr>
            </w:pPr>
            <w:r w:rsidRPr="00C52E41">
              <w:rPr>
                <w:lang w:eastAsia="zh-TW"/>
              </w:rPr>
              <w:t>T</w:t>
            </w:r>
            <w:r w:rsidRPr="00C52E41">
              <w:rPr>
                <w:rFonts w:hint="eastAsia"/>
                <w:lang w:eastAsia="zh-TW"/>
              </w:rPr>
              <w:t xml:space="preserve">he name of </w:t>
            </w:r>
            <w:r w:rsidRPr="00C52E41">
              <w:rPr>
                <w:rFonts w:eastAsiaTheme="minorEastAsia" w:hint="eastAsia"/>
                <w:lang w:eastAsia="zh-CN"/>
              </w:rPr>
              <w:t>staff</w:t>
            </w:r>
          </w:p>
        </w:tc>
        <w:tc>
          <w:tcPr>
            <w:tcW w:w="2126" w:type="dxa"/>
            <w:tcBorders>
              <w:top w:val="single" w:sz="4" w:space="0" w:color="auto"/>
              <w:left w:val="single" w:sz="4" w:space="0" w:color="auto"/>
              <w:bottom w:val="single" w:sz="4" w:space="0" w:color="auto"/>
              <w:right w:val="single" w:sz="4" w:space="0" w:color="auto"/>
            </w:tcBorders>
          </w:tcPr>
          <w:p w14:paraId="5F0E7010"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47EE0B13"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122BBC02"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7E89411B" w14:textId="77777777" w:rsidTr="00526493">
        <w:tc>
          <w:tcPr>
            <w:tcW w:w="1394" w:type="dxa"/>
            <w:vMerge/>
          </w:tcPr>
          <w:p w14:paraId="32CD0C13"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7F551016"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Company</w:t>
            </w:r>
          </w:p>
        </w:tc>
        <w:tc>
          <w:tcPr>
            <w:tcW w:w="1991" w:type="dxa"/>
            <w:tcBorders>
              <w:top w:val="single" w:sz="4" w:space="0" w:color="auto"/>
              <w:left w:val="single" w:sz="4" w:space="0" w:color="auto"/>
              <w:bottom w:val="single" w:sz="4" w:space="0" w:color="auto"/>
              <w:right w:val="single" w:sz="4" w:space="0" w:color="auto"/>
            </w:tcBorders>
          </w:tcPr>
          <w:p w14:paraId="7D571E5D"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The company of the staff</w:t>
            </w:r>
          </w:p>
        </w:tc>
        <w:tc>
          <w:tcPr>
            <w:tcW w:w="2126" w:type="dxa"/>
            <w:tcBorders>
              <w:top w:val="single" w:sz="4" w:space="0" w:color="auto"/>
              <w:left w:val="single" w:sz="4" w:space="0" w:color="auto"/>
              <w:bottom w:val="single" w:sz="4" w:space="0" w:color="auto"/>
              <w:right w:val="single" w:sz="4" w:space="0" w:color="auto"/>
            </w:tcBorders>
          </w:tcPr>
          <w:p w14:paraId="1234D817" w14:textId="77777777" w:rsidR="00084A48" w:rsidRPr="00C52E41" w:rsidRDefault="00084A48" w:rsidP="00084A48">
            <w:pPr>
              <w:pStyle w:val="a6"/>
              <w:rPr>
                <w:lang w:eastAsia="zh-TW"/>
              </w:rPr>
            </w:pPr>
            <w:r w:rsidRPr="00C52E41">
              <w:rPr>
                <w:rFonts w:hint="eastAsia"/>
                <w:lang w:eastAsia="zh-TW"/>
              </w:rPr>
              <w:t>50 variable characters</w:t>
            </w:r>
          </w:p>
        </w:tc>
        <w:tc>
          <w:tcPr>
            <w:tcW w:w="850" w:type="dxa"/>
            <w:tcBorders>
              <w:top w:val="single" w:sz="4" w:space="0" w:color="auto"/>
              <w:left w:val="single" w:sz="4" w:space="0" w:color="auto"/>
              <w:bottom w:val="single" w:sz="4" w:space="0" w:color="auto"/>
              <w:right w:val="single" w:sz="4" w:space="0" w:color="auto"/>
            </w:tcBorders>
          </w:tcPr>
          <w:p w14:paraId="1052990A"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4BC5CE54"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58C0969F" w14:textId="77777777" w:rsidTr="00526493">
        <w:tc>
          <w:tcPr>
            <w:tcW w:w="1394" w:type="dxa"/>
            <w:vMerge/>
            <w:tcBorders>
              <w:bottom w:val="single" w:sz="4" w:space="0" w:color="auto"/>
            </w:tcBorders>
          </w:tcPr>
          <w:p w14:paraId="7293ABC8" w14:textId="77777777" w:rsidR="00084A48" w:rsidRPr="00C52E41" w:rsidRDefault="00084A48" w:rsidP="00084A48">
            <w:pPr>
              <w:pStyle w:val="a6"/>
              <w:rPr>
                <w:lang w:eastAsia="zh-TW"/>
              </w:rPr>
            </w:pPr>
          </w:p>
        </w:tc>
        <w:tc>
          <w:tcPr>
            <w:tcW w:w="1577" w:type="dxa"/>
            <w:tcBorders>
              <w:top w:val="single" w:sz="4" w:space="0" w:color="auto"/>
              <w:bottom w:val="single" w:sz="4" w:space="0" w:color="auto"/>
              <w:right w:val="single" w:sz="4" w:space="0" w:color="auto"/>
            </w:tcBorders>
          </w:tcPr>
          <w:p w14:paraId="263204FB" w14:textId="77777777" w:rsidR="00084A48" w:rsidRPr="00C52E41" w:rsidRDefault="00084A48" w:rsidP="00084A48">
            <w:pPr>
              <w:pStyle w:val="a6"/>
              <w:rPr>
                <w:lang w:eastAsia="zh-TW"/>
              </w:rPr>
            </w:pPr>
            <w:r w:rsidRPr="00C52E41">
              <w:rPr>
                <w:rFonts w:hint="eastAsia"/>
                <w:lang w:eastAsia="zh-TW"/>
              </w:rPr>
              <w:t>Password</w:t>
            </w:r>
          </w:p>
        </w:tc>
        <w:tc>
          <w:tcPr>
            <w:tcW w:w="1991" w:type="dxa"/>
            <w:tcBorders>
              <w:top w:val="single" w:sz="4" w:space="0" w:color="auto"/>
              <w:left w:val="single" w:sz="4" w:space="0" w:color="auto"/>
              <w:bottom w:val="single" w:sz="4" w:space="0" w:color="auto"/>
              <w:right w:val="single" w:sz="4" w:space="0" w:color="auto"/>
            </w:tcBorders>
          </w:tcPr>
          <w:p w14:paraId="67F5C542" w14:textId="77777777" w:rsidR="00084A48" w:rsidRPr="00C52E41" w:rsidRDefault="00084A48" w:rsidP="00084A48">
            <w:pPr>
              <w:pStyle w:val="a6"/>
              <w:rPr>
                <w:lang w:eastAsia="zh-TW"/>
              </w:rPr>
            </w:pPr>
            <w:r w:rsidRPr="00C52E41">
              <w:rPr>
                <w:lang w:eastAsia="zh-TW"/>
              </w:rPr>
              <w:t>P</w:t>
            </w:r>
            <w:r w:rsidRPr="00C52E41">
              <w:rPr>
                <w:rFonts w:hint="eastAsia"/>
                <w:lang w:eastAsia="zh-TW"/>
              </w:rPr>
              <w:t>assword for user verification</w:t>
            </w:r>
          </w:p>
        </w:tc>
        <w:tc>
          <w:tcPr>
            <w:tcW w:w="2126" w:type="dxa"/>
            <w:tcBorders>
              <w:top w:val="single" w:sz="4" w:space="0" w:color="auto"/>
              <w:left w:val="single" w:sz="4" w:space="0" w:color="auto"/>
              <w:bottom w:val="single" w:sz="4" w:space="0" w:color="auto"/>
              <w:right w:val="single" w:sz="4" w:space="0" w:color="auto"/>
            </w:tcBorders>
          </w:tcPr>
          <w:p w14:paraId="5A9D5808" w14:textId="77777777" w:rsidR="00084A48" w:rsidRPr="00775EDB" w:rsidRDefault="00084A48" w:rsidP="00775EDB">
            <w:pPr>
              <w:pStyle w:val="a6"/>
              <w:rPr>
                <w:rFonts w:eastAsiaTheme="minorEastAsia"/>
                <w:lang w:eastAsia="zh-CN"/>
              </w:rPr>
            </w:pPr>
            <w:r w:rsidRPr="00C52E41">
              <w:rPr>
                <w:rFonts w:hint="eastAsia"/>
                <w:lang w:eastAsia="zh-TW"/>
              </w:rPr>
              <w:t xml:space="preserve">6-16 characters </w:t>
            </w:r>
            <w:r w:rsidR="00775EDB">
              <w:rPr>
                <w:rFonts w:eastAsiaTheme="minorEastAsia" w:hint="eastAsia"/>
                <w:lang w:eastAsia="zh-CN"/>
              </w:rPr>
              <w:t>and both number and character are required</w:t>
            </w:r>
          </w:p>
        </w:tc>
        <w:tc>
          <w:tcPr>
            <w:tcW w:w="850" w:type="dxa"/>
            <w:tcBorders>
              <w:top w:val="single" w:sz="4" w:space="0" w:color="auto"/>
              <w:left w:val="single" w:sz="4" w:space="0" w:color="auto"/>
              <w:bottom w:val="single" w:sz="4" w:space="0" w:color="auto"/>
              <w:right w:val="single" w:sz="4" w:space="0" w:color="auto"/>
            </w:tcBorders>
          </w:tcPr>
          <w:p w14:paraId="614709B0"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tcBorders>
          </w:tcPr>
          <w:p w14:paraId="7D4B9C85" w14:textId="77777777" w:rsidR="00084A48" w:rsidRPr="00C52E41" w:rsidRDefault="00084A48" w:rsidP="00084A48">
            <w:pPr>
              <w:pStyle w:val="a6"/>
              <w:rPr>
                <w:lang w:eastAsia="zh-TW"/>
              </w:rPr>
            </w:pPr>
            <w:r w:rsidRPr="00C52E41">
              <w:rPr>
                <w:rFonts w:hint="eastAsia"/>
                <w:lang w:eastAsia="zh-TW"/>
              </w:rPr>
              <w:t>No</w:t>
            </w:r>
          </w:p>
        </w:tc>
      </w:tr>
      <w:tr w:rsidR="00084A48" w:rsidRPr="00C52E41" w14:paraId="6A133434" w14:textId="77777777" w:rsidTr="00526493">
        <w:tc>
          <w:tcPr>
            <w:tcW w:w="1394" w:type="dxa"/>
            <w:vMerge w:val="restart"/>
            <w:tcBorders>
              <w:top w:val="single" w:sz="4" w:space="0" w:color="auto"/>
            </w:tcBorders>
          </w:tcPr>
          <w:p w14:paraId="6F5F38C9" w14:textId="77777777" w:rsidR="00084A48" w:rsidRPr="00C52E41" w:rsidRDefault="007E1CEA" w:rsidP="00084A48">
            <w:pPr>
              <w:pStyle w:val="a6"/>
              <w:rPr>
                <w:lang w:eastAsia="zh-TW"/>
              </w:rPr>
            </w:pPr>
            <w:r>
              <w:rPr>
                <w:rFonts w:eastAsiaTheme="minorEastAsia" w:hint="eastAsia"/>
                <w:lang w:eastAsia="zh-CN"/>
              </w:rPr>
              <w:t>Case</w:t>
            </w:r>
          </w:p>
        </w:tc>
        <w:tc>
          <w:tcPr>
            <w:tcW w:w="1577" w:type="dxa"/>
            <w:tcBorders>
              <w:top w:val="single" w:sz="4" w:space="0" w:color="auto"/>
              <w:bottom w:val="single" w:sz="4" w:space="0" w:color="auto"/>
            </w:tcBorders>
          </w:tcPr>
          <w:p w14:paraId="33126DDB"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Subject</w:t>
            </w:r>
          </w:p>
        </w:tc>
        <w:tc>
          <w:tcPr>
            <w:tcW w:w="1991" w:type="dxa"/>
            <w:tcBorders>
              <w:top w:val="single" w:sz="4" w:space="0" w:color="auto"/>
              <w:bottom w:val="single" w:sz="4" w:space="0" w:color="auto"/>
            </w:tcBorders>
          </w:tcPr>
          <w:p w14:paraId="650D47B1" w14:textId="77777777" w:rsidR="00084A48" w:rsidRPr="00C52E41" w:rsidRDefault="00084A48" w:rsidP="00084A48">
            <w:pPr>
              <w:pStyle w:val="a6"/>
              <w:rPr>
                <w:rFonts w:eastAsiaTheme="minorEastAsia"/>
                <w:b/>
                <w:lang w:eastAsia="zh-CN"/>
              </w:rPr>
            </w:pPr>
            <w:r w:rsidRPr="00C52E41">
              <w:rPr>
                <w:rFonts w:eastAsiaTheme="minorEastAsia" w:hint="eastAsia"/>
                <w:lang w:eastAsia="zh-CN"/>
              </w:rPr>
              <w:t>The subject of the post</w:t>
            </w:r>
          </w:p>
        </w:tc>
        <w:tc>
          <w:tcPr>
            <w:tcW w:w="2126" w:type="dxa"/>
            <w:tcBorders>
              <w:top w:val="single" w:sz="4" w:space="0" w:color="auto"/>
              <w:bottom w:val="single" w:sz="4" w:space="0" w:color="auto"/>
            </w:tcBorders>
          </w:tcPr>
          <w:p w14:paraId="49844909" w14:textId="77777777" w:rsidR="00084A48" w:rsidRPr="00C52E41" w:rsidRDefault="00084A48" w:rsidP="00084A48">
            <w:pPr>
              <w:pStyle w:val="a6"/>
              <w:rPr>
                <w:lang w:eastAsia="zh-TW"/>
              </w:rPr>
            </w:pPr>
            <w:r w:rsidRPr="00C52E41">
              <w:rPr>
                <w:rFonts w:hint="eastAsia"/>
                <w:lang w:eastAsia="zh-TW"/>
              </w:rPr>
              <w:t>30 variable characters</w:t>
            </w:r>
          </w:p>
        </w:tc>
        <w:tc>
          <w:tcPr>
            <w:tcW w:w="850" w:type="dxa"/>
            <w:tcBorders>
              <w:top w:val="single" w:sz="4" w:space="0" w:color="auto"/>
              <w:bottom w:val="single" w:sz="4" w:space="0" w:color="auto"/>
            </w:tcBorders>
          </w:tcPr>
          <w:p w14:paraId="72F2C225"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660F0A83"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71D7995D" w14:textId="77777777" w:rsidTr="00526493">
        <w:tc>
          <w:tcPr>
            <w:tcW w:w="1394" w:type="dxa"/>
            <w:vMerge/>
          </w:tcPr>
          <w:p w14:paraId="7DC6AF50" w14:textId="77777777" w:rsidR="00084A48" w:rsidRPr="00C52E41" w:rsidRDefault="00084A48" w:rsidP="00084A48">
            <w:pPr>
              <w:pStyle w:val="a6"/>
              <w:rPr>
                <w:lang w:eastAsia="zh-TW"/>
              </w:rPr>
            </w:pPr>
          </w:p>
        </w:tc>
        <w:tc>
          <w:tcPr>
            <w:tcW w:w="1577" w:type="dxa"/>
            <w:tcBorders>
              <w:top w:val="single" w:sz="4" w:space="0" w:color="auto"/>
              <w:bottom w:val="single" w:sz="4" w:space="0" w:color="auto"/>
            </w:tcBorders>
          </w:tcPr>
          <w:p w14:paraId="4A409D01"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description</w:t>
            </w:r>
          </w:p>
        </w:tc>
        <w:tc>
          <w:tcPr>
            <w:tcW w:w="1991" w:type="dxa"/>
            <w:tcBorders>
              <w:top w:val="single" w:sz="4" w:space="0" w:color="auto"/>
              <w:bottom w:val="single" w:sz="4" w:space="0" w:color="auto"/>
            </w:tcBorders>
          </w:tcPr>
          <w:p w14:paraId="2BD3FC77" w14:textId="77777777" w:rsidR="00084A48" w:rsidRPr="00C52E41" w:rsidRDefault="00084A48" w:rsidP="00084A48">
            <w:pPr>
              <w:pStyle w:val="a6"/>
              <w:rPr>
                <w:lang w:eastAsia="zh-TW"/>
              </w:rPr>
            </w:pPr>
            <w:r w:rsidRPr="00C52E41">
              <w:rPr>
                <w:rFonts w:eastAsiaTheme="minorEastAsia" w:hint="eastAsia"/>
                <w:lang w:eastAsia="zh-CN"/>
              </w:rPr>
              <w:t>The description of the post</w:t>
            </w:r>
          </w:p>
        </w:tc>
        <w:tc>
          <w:tcPr>
            <w:tcW w:w="2126" w:type="dxa"/>
            <w:tcBorders>
              <w:top w:val="single" w:sz="4" w:space="0" w:color="auto"/>
              <w:bottom w:val="single" w:sz="4" w:space="0" w:color="auto"/>
            </w:tcBorders>
          </w:tcPr>
          <w:p w14:paraId="7E89378B" w14:textId="77777777" w:rsidR="00084A48" w:rsidRPr="00C52E41" w:rsidRDefault="00084A48" w:rsidP="00084A48">
            <w:pPr>
              <w:pStyle w:val="a6"/>
              <w:rPr>
                <w:lang w:eastAsia="zh-TW"/>
              </w:rPr>
            </w:pPr>
            <w:r w:rsidRPr="00C52E41">
              <w:rPr>
                <w:rFonts w:eastAsiaTheme="minorEastAsia" w:hint="eastAsia"/>
                <w:lang w:eastAsia="zh-CN"/>
              </w:rPr>
              <w:t>200</w:t>
            </w:r>
            <w:r w:rsidRPr="00C52E41">
              <w:rPr>
                <w:rFonts w:hint="eastAsia"/>
                <w:lang w:eastAsia="zh-TW"/>
              </w:rPr>
              <w:t xml:space="preserve"> variable characters </w:t>
            </w:r>
          </w:p>
        </w:tc>
        <w:tc>
          <w:tcPr>
            <w:tcW w:w="850" w:type="dxa"/>
            <w:tcBorders>
              <w:top w:val="single" w:sz="4" w:space="0" w:color="auto"/>
              <w:bottom w:val="single" w:sz="4" w:space="0" w:color="auto"/>
            </w:tcBorders>
          </w:tcPr>
          <w:p w14:paraId="7124D949"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c>
          <w:tcPr>
            <w:tcW w:w="993" w:type="dxa"/>
            <w:tcBorders>
              <w:top w:val="single" w:sz="4" w:space="0" w:color="auto"/>
              <w:bottom w:val="single" w:sz="4" w:space="0" w:color="auto"/>
            </w:tcBorders>
          </w:tcPr>
          <w:p w14:paraId="2DB0C739" w14:textId="77777777" w:rsidR="00084A48" w:rsidRPr="00C52E41" w:rsidRDefault="00084A48" w:rsidP="00084A48">
            <w:pPr>
              <w:pStyle w:val="a6"/>
              <w:rPr>
                <w:lang w:eastAsia="zh-TW"/>
              </w:rPr>
            </w:pPr>
            <w:r w:rsidRPr="00C52E41">
              <w:rPr>
                <w:lang w:eastAsia="zh-TW"/>
              </w:rPr>
              <w:t>N</w:t>
            </w:r>
            <w:r w:rsidRPr="00C52E41">
              <w:rPr>
                <w:rFonts w:hint="eastAsia"/>
                <w:lang w:eastAsia="zh-TW"/>
              </w:rPr>
              <w:t>o</w:t>
            </w:r>
          </w:p>
        </w:tc>
      </w:tr>
      <w:tr w:rsidR="00084A48" w:rsidRPr="00C52E41" w14:paraId="4859C856" w14:textId="77777777" w:rsidTr="00526493">
        <w:tc>
          <w:tcPr>
            <w:tcW w:w="1394" w:type="dxa"/>
            <w:vMerge/>
            <w:tcBorders>
              <w:right w:val="single" w:sz="4" w:space="0" w:color="auto"/>
            </w:tcBorders>
          </w:tcPr>
          <w:p w14:paraId="772385CF"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28D14E50" w14:textId="77777777" w:rsidR="00084A48" w:rsidRPr="00C52E41" w:rsidRDefault="00084A48" w:rsidP="00084A48">
            <w:pPr>
              <w:pStyle w:val="a6"/>
              <w:rPr>
                <w:lang w:eastAsia="zh-TW"/>
              </w:rPr>
            </w:pPr>
            <w:r w:rsidRPr="00C52E41">
              <w:rPr>
                <w:lang w:eastAsia="zh-TW"/>
              </w:rPr>
              <w:t>P</w:t>
            </w:r>
            <w:r w:rsidRPr="00C52E41">
              <w:rPr>
                <w:rFonts w:eastAsiaTheme="minorEastAsia" w:hint="eastAsia"/>
                <w:lang w:eastAsia="zh-CN"/>
              </w:rPr>
              <w:t>ost</w:t>
            </w:r>
            <w:r w:rsidRPr="00C52E41">
              <w:rPr>
                <w:rFonts w:hint="eastAsia"/>
                <w:lang w:eastAsia="zh-TW"/>
              </w:rPr>
              <w:t>Date</w:t>
            </w:r>
          </w:p>
        </w:tc>
        <w:tc>
          <w:tcPr>
            <w:tcW w:w="1991" w:type="dxa"/>
            <w:tcBorders>
              <w:top w:val="single" w:sz="4" w:space="0" w:color="auto"/>
              <w:left w:val="single" w:sz="4" w:space="0" w:color="auto"/>
              <w:bottom w:val="single" w:sz="4" w:space="0" w:color="auto"/>
              <w:right w:val="single" w:sz="4" w:space="0" w:color="auto"/>
            </w:tcBorders>
          </w:tcPr>
          <w:p w14:paraId="00B60D23" w14:textId="77777777" w:rsidR="00084A48" w:rsidRPr="00C52E41" w:rsidRDefault="00084A48" w:rsidP="00084A48">
            <w:pPr>
              <w:pStyle w:val="a6"/>
              <w:rPr>
                <w:lang w:eastAsia="zh-HK"/>
              </w:rPr>
            </w:pPr>
            <w:r w:rsidRPr="00C52E41">
              <w:rPr>
                <w:lang w:eastAsia="zh-TW"/>
              </w:rPr>
              <w:t>T</w:t>
            </w:r>
            <w:r w:rsidRPr="00C52E41">
              <w:rPr>
                <w:rFonts w:hint="eastAsia"/>
                <w:lang w:eastAsia="zh-TW"/>
              </w:rPr>
              <w:t xml:space="preserve">he date the </w:t>
            </w:r>
            <w:r w:rsidRPr="00C52E41">
              <w:rPr>
                <w:rFonts w:eastAsiaTheme="minorEastAsia" w:hint="eastAsia"/>
                <w:lang w:eastAsia="zh-CN"/>
              </w:rPr>
              <w:t>staff</w:t>
            </w:r>
            <w:r w:rsidRPr="00C52E41">
              <w:rPr>
                <w:rFonts w:hint="eastAsia"/>
                <w:lang w:eastAsia="zh-TW"/>
              </w:rPr>
              <w:t xml:space="preserve"> that </w:t>
            </w:r>
            <w:r w:rsidRPr="00C52E41">
              <w:rPr>
                <w:rFonts w:eastAsiaTheme="minorEastAsia" w:hint="eastAsia"/>
                <w:lang w:eastAsia="zh-CN"/>
              </w:rPr>
              <w:t>post</w:t>
            </w:r>
            <w:r w:rsidRPr="00C52E41">
              <w:rPr>
                <w:rFonts w:hint="eastAsia"/>
                <w:lang w:eastAsia="zh-TW"/>
              </w:rPr>
              <w:t xml:space="preserve"> the </w:t>
            </w:r>
            <w:r w:rsidRPr="00C52E41">
              <w:rPr>
                <w:rFonts w:eastAsiaTheme="minorEastAsia" w:hint="eastAsia"/>
                <w:lang w:eastAsia="zh-CN"/>
              </w:rPr>
              <w:t>problem</w:t>
            </w:r>
          </w:p>
        </w:tc>
        <w:tc>
          <w:tcPr>
            <w:tcW w:w="2126" w:type="dxa"/>
            <w:tcBorders>
              <w:top w:val="single" w:sz="4" w:space="0" w:color="auto"/>
              <w:left w:val="single" w:sz="4" w:space="0" w:color="auto"/>
              <w:bottom w:val="single" w:sz="4" w:space="0" w:color="auto"/>
              <w:right w:val="single" w:sz="4" w:space="0" w:color="auto"/>
            </w:tcBorders>
          </w:tcPr>
          <w:p w14:paraId="6322A26C" w14:textId="77777777" w:rsidR="00084A48" w:rsidRPr="00C52E41" w:rsidRDefault="00084A48" w:rsidP="00084A48">
            <w:pPr>
              <w:pStyle w:val="a6"/>
              <w:rPr>
                <w:lang w:eastAsia="zh-TW"/>
              </w:rPr>
            </w:pPr>
            <w:r w:rsidRPr="00C52E41">
              <w:rPr>
                <w:rFonts w:hint="eastAsia"/>
                <w:lang w:eastAsia="zh-TW"/>
              </w:rPr>
              <w:t>Date</w:t>
            </w:r>
          </w:p>
          <w:p w14:paraId="42BDF79B" w14:textId="77777777" w:rsidR="00084A48" w:rsidRPr="00C52E41" w:rsidRDefault="00084A48" w:rsidP="00084A48">
            <w:pPr>
              <w:pStyle w:val="a6"/>
              <w:rPr>
                <w:lang w:eastAsia="zh-TW"/>
              </w:rPr>
            </w:pPr>
          </w:p>
        </w:tc>
        <w:tc>
          <w:tcPr>
            <w:tcW w:w="850" w:type="dxa"/>
            <w:tcBorders>
              <w:top w:val="single" w:sz="4" w:space="0" w:color="auto"/>
              <w:left w:val="single" w:sz="4" w:space="0" w:color="auto"/>
              <w:bottom w:val="single" w:sz="4" w:space="0" w:color="auto"/>
              <w:right w:val="single" w:sz="4" w:space="0" w:color="auto"/>
            </w:tcBorders>
          </w:tcPr>
          <w:p w14:paraId="0CD0C99B" w14:textId="77777777" w:rsidR="00084A48" w:rsidRPr="00C52E41" w:rsidRDefault="00084A48" w:rsidP="00084A48">
            <w:pPr>
              <w:pStyle w:val="a6"/>
              <w:rPr>
                <w:lang w:eastAsia="zh-TW"/>
              </w:rPr>
            </w:pPr>
            <w:r w:rsidRPr="00C52E41">
              <w:rPr>
                <w:rFonts w:hint="eastAsia"/>
                <w:lang w:eastAsia="zh-TW"/>
              </w:rPr>
              <w:t xml:space="preserve">No </w:t>
            </w:r>
          </w:p>
          <w:p w14:paraId="40D3000C" w14:textId="77777777" w:rsidR="00084A48" w:rsidRPr="00C52E41" w:rsidRDefault="00084A48"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79B5A3CC" w14:textId="77777777" w:rsidR="00084A48" w:rsidRPr="00C52E41" w:rsidRDefault="00084A48" w:rsidP="00084A48">
            <w:pPr>
              <w:pStyle w:val="a6"/>
              <w:rPr>
                <w:lang w:eastAsia="zh-TW"/>
              </w:rPr>
            </w:pPr>
            <w:r w:rsidRPr="00C52E41">
              <w:rPr>
                <w:lang w:eastAsia="zh-TW"/>
              </w:rPr>
              <w:t>N</w:t>
            </w:r>
            <w:r w:rsidRPr="00C52E41">
              <w:rPr>
                <w:rFonts w:hint="eastAsia"/>
                <w:lang w:eastAsia="zh-TW"/>
              </w:rPr>
              <w:t xml:space="preserve">o </w:t>
            </w:r>
          </w:p>
        </w:tc>
      </w:tr>
      <w:tr w:rsidR="00084A48" w:rsidRPr="00C52E41" w14:paraId="1CCB1948" w14:textId="77777777" w:rsidTr="00526493">
        <w:trPr>
          <w:trHeight w:val="568"/>
        </w:trPr>
        <w:tc>
          <w:tcPr>
            <w:tcW w:w="1394" w:type="dxa"/>
            <w:vMerge/>
            <w:tcBorders>
              <w:right w:val="single" w:sz="4" w:space="0" w:color="auto"/>
            </w:tcBorders>
          </w:tcPr>
          <w:p w14:paraId="37677591" w14:textId="77777777" w:rsidR="00084A48" w:rsidRPr="00C52E41" w:rsidRDefault="00084A48" w:rsidP="00084A48">
            <w:pPr>
              <w:pStyle w:val="a6"/>
              <w:rPr>
                <w:lang w:eastAsia="zh-TW"/>
              </w:rPr>
            </w:pPr>
          </w:p>
        </w:tc>
        <w:tc>
          <w:tcPr>
            <w:tcW w:w="1577" w:type="dxa"/>
            <w:tcBorders>
              <w:top w:val="single" w:sz="4" w:space="0" w:color="auto"/>
              <w:left w:val="single" w:sz="4" w:space="0" w:color="auto"/>
              <w:bottom w:val="single" w:sz="4" w:space="0" w:color="auto"/>
              <w:right w:val="single" w:sz="4" w:space="0" w:color="auto"/>
            </w:tcBorders>
          </w:tcPr>
          <w:p w14:paraId="17160BDA" w14:textId="77777777" w:rsidR="00084A48" w:rsidRPr="00C52E41" w:rsidRDefault="00084A48" w:rsidP="00084A48">
            <w:pPr>
              <w:pStyle w:val="a6"/>
              <w:rPr>
                <w:rFonts w:eastAsiaTheme="minorEastAsia"/>
                <w:lang w:eastAsia="zh-CN"/>
              </w:rPr>
            </w:pPr>
            <w:r w:rsidRPr="00C52E41">
              <w:rPr>
                <w:rFonts w:eastAsiaTheme="minorEastAsia" w:hint="eastAsia"/>
                <w:lang w:eastAsia="zh-CN"/>
              </w:rPr>
              <w:t>status</w:t>
            </w:r>
          </w:p>
        </w:tc>
        <w:tc>
          <w:tcPr>
            <w:tcW w:w="1991" w:type="dxa"/>
            <w:tcBorders>
              <w:top w:val="single" w:sz="4" w:space="0" w:color="auto"/>
              <w:left w:val="single" w:sz="4" w:space="0" w:color="auto"/>
              <w:bottom w:val="single" w:sz="4" w:space="0" w:color="auto"/>
              <w:right w:val="single" w:sz="4" w:space="0" w:color="auto"/>
            </w:tcBorders>
          </w:tcPr>
          <w:p w14:paraId="43D16B4F" w14:textId="77777777" w:rsidR="00084A48" w:rsidRPr="00C52E41" w:rsidRDefault="00084A48" w:rsidP="00084A48">
            <w:pPr>
              <w:pStyle w:val="a6"/>
              <w:rPr>
                <w:rFonts w:eastAsiaTheme="minorEastAsia"/>
                <w:lang w:eastAsia="zh-CN"/>
              </w:rPr>
            </w:pPr>
            <w:r w:rsidRPr="00C52E41">
              <w:rPr>
                <w:rFonts w:eastAsiaTheme="minorEastAsia"/>
                <w:lang w:eastAsia="zh-CN"/>
              </w:rPr>
              <w:t>T</w:t>
            </w:r>
            <w:r w:rsidRPr="00C52E41">
              <w:rPr>
                <w:rFonts w:eastAsiaTheme="minorEastAsia" w:hint="eastAsia"/>
                <w:lang w:eastAsia="zh-CN"/>
              </w:rPr>
              <w:t>he problem of posts</w:t>
            </w:r>
            <w:r w:rsidRPr="00C52E41">
              <w:rPr>
                <w:rFonts w:eastAsiaTheme="minorEastAsia"/>
                <w:lang w:eastAsia="zh-CN"/>
              </w:rPr>
              <w:t>’</w:t>
            </w:r>
            <w:r w:rsidRPr="00C52E41">
              <w:rPr>
                <w:rFonts w:eastAsiaTheme="minorEastAsia" w:hint="eastAsia"/>
                <w:lang w:eastAsia="zh-CN"/>
              </w:rPr>
              <w:t xml:space="preserve"> status</w:t>
            </w:r>
          </w:p>
        </w:tc>
        <w:tc>
          <w:tcPr>
            <w:tcW w:w="2126" w:type="dxa"/>
            <w:tcBorders>
              <w:top w:val="single" w:sz="4" w:space="0" w:color="auto"/>
              <w:left w:val="single" w:sz="4" w:space="0" w:color="auto"/>
              <w:bottom w:val="single" w:sz="4" w:space="0" w:color="auto"/>
              <w:right w:val="single" w:sz="4" w:space="0" w:color="auto"/>
            </w:tcBorders>
          </w:tcPr>
          <w:p w14:paraId="540E899E" w14:textId="77777777" w:rsidR="00084A48" w:rsidRPr="00C52E41" w:rsidRDefault="00084A48" w:rsidP="00084A48">
            <w:pPr>
              <w:pStyle w:val="a6"/>
              <w:rPr>
                <w:lang w:eastAsia="zh-TW"/>
              </w:rPr>
            </w:pPr>
            <w:r w:rsidRPr="00C52E41">
              <w:rPr>
                <w:rFonts w:hint="eastAsia"/>
                <w:lang w:eastAsia="zh-TW"/>
              </w:rPr>
              <w:t>15 variable characters</w:t>
            </w:r>
          </w:p>
        </w:tc>
        <w:tc>
          <w:tcPr>
            <w:tcW w:w="850" w:type="dxa"/>
            <w:tcBorders>
              <w:top w:val="single" w:sz="4" w:space="0" w:color="auto"/>
              <w:left w:val="single" w:sz="4" w:space="0" w:color="auto"/>
              <w:bottom w:val="single" w:sz="4" w:space="0" w:color="auto"/>
              <w:right w:val="single" w:sz="4" w:space="0" w:color="auto"/>
            </w:tcBorders>
          </w:tcPr>
          <w:p w14:paraId="4CC25D05" w14:textId="77777777" w:rsidR="00084A48" w:rsidRPr="00C52E41" w:rsidRDefault="00084A48" w:rsidP="00084A48">
            <w:pPr>
              <w:pStyle w:val="a6"/>
              <w:rPr>
                <w:lang w:eastAsia="zh-TW"/>
              </w:rPr>
            </w:pPr>
            <w:r w:rsidRPr="00C52E41">
              <w:rPr>
                <w:rFonts w:hint="eastAsia"/>
                <w:lang w:eastAsia="zh-TW"/>
              </w:rPr>
              <w:t>No</w:t>
            </w:r>
          </w:p>
        </w:tc>
        <w:tc>
          <w:tcPr>
            <w:tcW w:w="993" w:type="dxa"/>
            <w:tcBorders>
              <w:top w:val="single" w:sz="4" w:space="0" w:color="auto"/>
              <w:left w:val="single" w:sz="4" w:space="0" w:color="auto"/>
              <w:bottom w:val="single" w:sz="4" w:space="0" w:color="auto"/>
              <w:right w:val="single" w:sz="4" w:space="0" w:color="auto"/>
            </w:tcBorders>
          </w:tcPr>
          <w:p w14:paraId="577774DD" w14:textId="77777777" w:rsidR="00084A48" w:rsidRPr="00C52E41" w:rsidRDefault="00084A48" w:rsidP="00084A48">
            <w:pPr>
              <w:pStyle w:val="a6"/>
              <w:rPr>
                <w:lang w:eastAsia="zh-TW"/>
              </w:rPr>
            </w:pPr>
            <w:r w:rsidRPr="00C52E41">
              <w:rPr>
                <w:rFonts w:hint="eastAsia"/>
                <w:lang w:eastAsia="zh-TW"/>
              </w:rPr>
              <w:t>No</w:t>
            </w:r>
          </w:p>
        </w:tc>
      </w:tr>
      <w:tr w:rsidR="008910F1" w:rsidRPr="00C52E41" w14:paraId="6FF3B0F3" w14:textId="77777777" w:rsidTr="009D031E">
        <w:trPr>
          <w:trHeight w:val="568"/>
        </w:trPr>
        <w:tc>
          <w:tcPr>
            <w:tcW w:w="1394" w:type="dxa"/>
            <w:vMerge w:val="restart"/>
            <w:tcBorders>
              <w:right w:val="single" w:sz="4" w:space="0" w:color="auto"/>
            </w:tcBorders>
          </w:tcPr>
          <w:p w14:paraId="36958E36" w14:textId="77777777" w:rsidR="008910F1" w:rsidRPr="00526493" w:rsidRDefault="008910F1" w:rsidP="00084A48">
            <w:pPr>
              <w:pStyle w:val="a6"/>
              <w:rPr>
                <w:rFonts w:eastAsiaTheme="minorEastAsia"/>
                <w:lang w:eastAsia="zh-CN"/>
              </w:rPr>
            </w:pPr>
            <w:r>
              <w:rPr>
                <w:rFonts w:eastAsiaTheme="minorEastAsia" w:hint="eastAsia"/>
                <w:lang w:eastAsia="zh-CN"/>
              </w:rPr>
              <w:t>Operator</w:t>
            </w:r>
          </w:p>
        </w:tc>
        <w:tc>
          <w:tcPr>
            <w:tcW w:w="1577" w:type="dxa"/>
            <w:tcBorders>
              <w:top w:val="single" w:sz="4" w:space="0" w:color="auto"/>
              <w:left w:val="single" w:sz="4" w:space="0" w:color="auto"/>
              <w:bottom w:val="single" w:sz="4" w:space="0" w:color="auto"/>
              <w:right w:val="single" w:sz="4" w:space="0" w:color="auto"/>
            </w:tcBorders>
          </w:tcPr>
          <w:p w14:paraId="227D8A28" w14:textId="77777777" w:rsidR="008910F1" w:rsidRPr="00C52E41" w:rsidRDefault="008910F1" w:rsidP="00084A48">
            <w:pPr>
              <w:pStyle w:val="a6"/>
              <w:rPr>
                <w:rFonts w:eastAsiaTheme="minorEastAsia"/>
                <w:lang w:eastAsia="zh-CN"/>
              </w:rPr>
            </w:pPr>
            <w:r>
              <w:rPr>
                <w:rFonts w:eastAsiaTheme="minorEastAsia" w:hint="eastAsia"/>
                <w:lang w:eastAsia="zh-CN"/>
              </w:rPr>
              <w:t>Email</w:t>
            </w:r>
          </w:p>
        </w:tc>
        <w:tc>
          <w:tcPr>
            <w:tcW w:w="1991" w:type="dxa"/>
            <w:tcBorders>
              <w:top w:val="single" w:sz="4" w:space="0" w:color="auto"/>
              <w:left w:val="single" w:sz="4" w:space="0" w:color="auto"/>
              <w:bottom w:val="single" w:sz="4" w:space="0" w:color="auto"/>
              <w:right w:val="single" w:sz="4" w:space="0" w:color="auto"/>
            </w:tcBorders>
          </w:tcPr>
          <w:p w14:paraId="4529E085" w14:textId="77777777" w:rsidR="008910F1" w:rsidRPr="00526493" w:rsidRDefault="008910F1" w:rsidP="00084A48">
            <w:pPr>
              <w:pStyle w:val="a6"/>
              <w:rPr>
                <w:rFonts w:eastAsiaTheme="minorEastAsia"/>
                <w:lang w:eastAsia="zh-CN"/>
              </w:rPr>
            </w:pPr>
            <w:r w:rsidRPr="00C52E41">
              <w:rPr>
                <w:lang w:eastAsia="zh-TW"/>
              </w:rPr>
              <w:t>U</w:t>
            </w:r>
            <w:r w:rsidRPr="00C52E41">
              <w:rPr>
                <w:rFonts w:hint="eastAsia"/>
                <w:lang w:eastAsia="zh-TW"/>
              </w:rPr>
              <w:t>niquely identity email of</w:t>
            </w:r>
            <w:r>
              <w:rPr>
                <w:rFonts w:eastAsiaTheme="minorEastAsia" w:hint="eastAsia"/>
                <w:lang w:eastAsia="zh-CN"/>
              </w:rPr>
              <w:t xml:space="preserve"> operator</w:t>
            </w:r>
          </w:p>
        </w:tc>
        <w:tc>
          <w:tcPr>
            <w:tcW w:w="2126" w:type="dxa"/>
            <w:tcBorders>
              <w:top w:val="single" w:sz="4" w:space="0" w:color="auto"/>
              <w:left w:val="single" w:sz="4" w:space="0" w:color="auto"/>
              <w:bottom w:val="single" w:sz="4" w:space="0" w:color="auto"/>
              <w:right w:val="single" w:sz="4" w:space="0" w:color="auto"/>
            </w:tcBorders>
          </w:tcPr>
          <w:p w14:paraId="72972CCC" w14:textId="77777777" w:rsidR="008910F1" w:rsidRPr="00C52E41" w:rsidRDefault="008910F1" w:rsidP="00084A48">
            <w:pPr>
              <w:pStyle w:val="a6"/>
              <w:rPr>
                <w:lang w:eastAsia="zh-TW"/>
              </w:rPr>
            </w:pPr>
            <w:r w:rsidRPr="00C52E41">
              <w:rPr>
                <w:rFonts w:hint="eastAsia"/>
                <w:lang w:eastAsia="zh-TW"/>
              </w:rPr>
              <w:t>30 variable characters</w:t>
            </w:r>
          </w:p>
        </w:tc>
        <w:tc>
          <w:tcPr>
            <w:tcW w:w="850" w:type="dxa"/>
            <w:tcBorders>
              <w:top w:val="single" w:sz="4" w:space="0" w:color="auto"/>
              <w:left w:val="single" w:sz="4" w:space="0" w:color="auto"/>
              <w:bottom w:val="single" w:sz="4" w:space="0" w:color="auto"/>
              <w:right w:val="single" w:sz="4" w:space="0" w:color="auto"/>
            </w:tcBorders>
          </w:tcPr>
          <w:p w14:paraId="2C9E9030" w14:textId="77777777" w:rsidR="008910F1" w:rsidRPr="00C52E41" w:rsidRDefault="008910F1" w:rsidP="00084A48">
            <w:pPr>
              <w:pStyle w:val="a6"/>
              <w:rPr>
                <w:lang w:eastAsia="zh-TW"/>
              </w:rPr>
            </w:pPr>
          </w:p>
        </w:tc>
        <w:tc>
          <w:tcPr>
            <w:tcW w:w="993" w:type="dxa"/>
            <w:tcBorders>
              <w:top w:val="single" w:sz="4" w:space="0" w:color="auto"/>
              <w:left w:val="single" w:sz="4" w:space="0" w:color="auto"/>
              <w:bottom w:val="single" w:sz="4" w:space="0" w:color="auto"/>
              <w:right w:val="single" w:sz="4" w:space="0" w:color="auto"/>
            </w:tcBorders>
          </w:tcPr>
          <w:p w14:paraId="5A0E4180" w14:textId="77777777" w:rsidR="008910F1" w:rsidRPr="00C52E41" w:rsidRDefault="008910F1" w:rsidP="00084A48">
            <w:pPr>
              <w:pStyle w:val="a6"/>
              <w:rPr>
                <w:lang w:eastAsia="zh-TW"/>
              </w:rPr>
            </w:pPr>
          </w:p>
        </w:tc>
      </w:tr>
      <w:tr w:rsidR="008910F1" w:rsidRPr="00C52E41" w14:paraId="1843B41B" w14:textId="77777777" w:rsidTr="009D031E">
        <w:trPr>
          <w:trHeight w:val="568"/>
        </w:trPr>
        <w:tc>
          <w:tcPr>
            <w:tcW w:w="1394" w:type="dxa"/>
            <w:vMerge/>
            <w:tcBorders>
              <w:right w:val="single" w:sz="4" w:space="0" w:color="auto"/>
            </w:tcBorders>
          </w:tcPr>
          <w:p w14:paraId="72D8583B" w14:textId="77777777" w:rsidR="008910F1" w:rsidRPr="00C52E41" w:rsidRDefault="008910F1" w:rsidP="00526493">
            <w:pPr>
              <w:pStyle w:val="a6"/>
              <w:rPr>
                <w:lang w:eastAsia="zh-TW"/>
              </w:rPr>
            </w:pPr>
          </w:p>
        </w:tc>
        <w:tc>
          <w:tcPr>
            <w:tcW w:w="1577" w:type="dxa"/>
            <w:tcBorders>
              <w:left w:val="single" w:sz="4" w:space="0" w:color="auto"/>
            </w:tcBorders>
          </w:tcPr>
          <w:p w14:paraId="70BDB64F" w14:textId="77777777" w:rsidR="008910F1" w:rsidRPr="00C52E41" w:rsidRDefault="008910F1" w:rsidP="00526493">
            <w:pPr>
              <w:pStyle w:val="a6"/>
              <w:rPr>
                <w:rFonts w:eastAsiaTheme="minorEastAsia"/>
                <w:lang w:eastAsia="zh-CN"/>
              </w:rPr>
            </w:pPr>
            <w:r>
              <w:rPr>
                <w:rFonts w:eastAsiaTheme="minorEastAsia" w:hint="eastAsia"/>
                <w:lang w:eastAsia="zh-CN"/>
              </w:rPr>
              <w:t>Name</w:t>
            </w:r>
          </w:p>
        </w:tc>
        <w:tc>
          <w:tcPr>
            <w:tcW w:w="1991" w:type="dxa"/>
          </w:tcPr>
          <w:p w14:paraId="3907DDAD" w14:textId="77777777" w:rsidR="008910F1" w:rsidRPr="00C52E41" w:rsidRDefault="008910F1" w:rsidP="00526493">
            <w:pPr>
              <w:pStyle w:val="a6"/>
              <w:rPr>
                <w:rFonts w:eastAsiaTheme="minorEastAsia"/>
                <w:lang w:eastAsia="zh-CN"/>
              </w:rPr>
            </w:pPr>
            <w:r>
              <w:rPr>
                <w:rFonts w:eastAsiaTheme="minorEastAsia"/>
                <w:lang w:eastAsia="zh-CN"/>
              </w:rPr>
              <w:t>T</w:t>
            </w:r>
            <w:r>
              <w:rPr>
                <w:rFonts w:eastAsiaTheme="minorEastAsia" w:hint="eastAsia"/>
                <w:lang w:eastAsia="zh-CN"/>
              </w:rPr>
              <w:t>he name of operator</w:t>
            </w:r>
          </w:p>
        </w:tc>
        <w:tc>
          <w:tcPr>
            <w:tcW w:w="2126" w:type="dxa"/>
          </w:tcPr>
          <w:p w14:paraId="7DCFFBC1" w14:textId="77777777" w:rsidR="008910F1" w:rsidRPr="00C52E41" w:rsidRDefault="008910F1" w:rsidP="00526493">
            <w:pPr>
              <w:pStyle w:val="a6"/>
              <w:rPr>
                <w:lang w:eastAsia="zh-TW"/>
              </w:rPr>
            </w:pPr>
            <w:r>
              <w:rPr>
                <w:rFonts w:eastAsiaTheme="minorEastAsia" w:hint="eastAsia"/>
                <w:lang w:eastAsia="zh-CN"/>
              </w:rPr>
              <w:t>15</w:t>
            </w:r>
            <w:r w:rsidRPr="00C52E41">
              <w:rPr>
                <w:rFonts w:hint="eastAsia"/>
                <w:lang w:eastAsia="zh-TW"/>
              </w:rPr>
              <w:t xml:space="preserve"> variable characters</w:t>
            </w:r>
          </w:p>
        </w:tc>
        <w:tc>
          <w:tcPr>
            <w:tcW w:w="850" w:type="dxa"/>
          </w:tcPr>
          <w:p w14:paraId="2EFA0703" w14:textId="77777777" w:rsidR="008910F1" w:rsidRPr="00C52E41" w:rsidRDefault="008910F1" w:rsidP="00526493">
            <w:pPr>
              <w:pStyle w:val="a6"/>
              <w:rPr>
                <w:lang w:eastAsia="zh-TW"/>
              </w:rPr>
            </w:pPr>
          </w:p>
        </w:tc>
        <w:tc>
          <w:tcPr>
            <w:tcW w:w="993" w:type="dxa"/>
          </w:tcPr>
          <w:p w14:paraId="48EBC725" w14:textId="77777777" w:rsidR="008910F1" w:rsidRPr="00C52E41" w:rsidRDefault="008910F1" w:rsidP="00526493">
            <w:pPr>
              <w:pStyle w:val="a6"/>
              <w:rPr>
                <w:lang w:eastAsia="zh-TW"/>
              </w:rPr>
            </w:pPr>
          </w:p>
        </w:tc>
      </w:tr>
      <w:tr w:rsidR="008910F1" w:rsidRPr="00C52E41" w14:paraId="5B034E64" w14:textId="77777777" w:rsidTr="009D031E">
        <w:trPr>
          <w:trHeight w:val="568"/>
        </w:trPr>
        <w:tc>
          <w:tcPr>
            <w:tcW w:w="1394" w:type="dxa"/>
            <w:vMerge/>
            <w:tcBorders>
              <w:right w:val="single" w:sz="4" w:space="0" w:color="auto"/>
            </w:tcBorders>
          </w:tcPr>
          <w:p w14:paraId="7861253B" w14:textId="77777777" w:rsidR="008910F1" w:rsidRPr="00C52E41" w:rsidRDefault="008910F1" w:rsidP="00526493">
            <w:pPr>
              <w:pStyle w:val="a6"/>
              <w:rPr>
                <w:lang w:eastAsia="zh-TW"/>
              </w:rPr>
            </w:pPr>
          </w:p>
        </w:tc>
        <w:tc>
          <w:tcPr>
            <w:tcW w:w="1577" w:type="dxa"/>
            <w:tcBorders>
              <w:left w:val="single" w:sz="4" w:space="0" w:color="auto"/>
            </w:tcBorders>
          </w:tcPr>
          <w:p w14:paraId="41DE35D4" w14:textId="77777777" w:rsidR="008910F1" w:rsidRPr="00C52E41" w:rsidRDefault="008910F1" w:rsidP="00526493">
            <w:pPr>
              <w:pStyle w:val="a6"/>
              <w:rPr>
                <w:rFonts w:eastAsiaTheme="minorEastAsia"/>
                <w:lang w:eastAsia="zh-CN"/>
              </w:rPr>
            </w:pPr>
            <w:r>
              <w:rPr>
                <w:rFonts w:eastAsiaTheme="minorEastAsia" w:hint="eastAsia"/>
                <w:lang w:eastAsia="zh-CN"/>
              </w:rPr>
              <w:t>Password</w:t>
            </w:r>
          </w:p>
        </w:tc>
        <w:tc>
          <w:tcPr>
            <w:tcW w:w="1991" w:type="dxa"/>
          </w:tcPr>
          <w:p w14:paraId="04C3E75A" w14:textId="77777777" w:rsidR="008910F1" w:rsidRPr="00C52E41" w:rsidRDefault="008910F1" w:rsidP="00526493">
            <w:pPr>
              <w:pStyle w:val="a6"/>
              <w:rPr>
                <w:rFonts w:eastAsiaTheme="minorEastAsia"/>
                <w:lang w:eastAsia="zh-CN"/>
              </w:rPr>
            </w:pPr>
            <w:r>
              <w:rPr>
                <w:rFonts w:eastAsiaTheme="minorEastAsia"/>
                <w:lang w:eastAsia="zh-CN"/>
              </w:rPr>
              <w:t>P</w:t>
            </w:r>
            <w:r>
              <w:rPr>
                <w:rFonts w:eastAsiaTheme="minorEastAsia" w:hint="eastAsia"/>
                <w:lang w:eastAsia="zh-CN"/>
              </w:rPr>
              <w:t>assword for operator verification</w:t>
            </w:r>
          </w:p>
        </w:tc>
        <w:tc>
          <w:tcPr>
            <w:tcW w:w="2126" w:type="dxa"/>
          </w:tcPr>
          <w:p w14:paraId="6A8F194C" w14:textId="77777777" w:rsidR="008910F1" w:rsidRPr="00C52E41" w:rsidRDefault="008910F1" w:rsidP="00526493">
            <w:pPr>
              <w:pStyle w:val="a6"/>
              <w:rPr>
                <w:lang w:eastAsia="zh-TW"/>
              </w:rPr>
            </w:pPr>
            <w:r w:rsidRPr="00C52E41">
              <w:rPr>
                <w:rFonts w:hint="eastAsia"/>
                <w:lang w:eastAsia="zh-TW"/>
              </w:rPr>
              <w:t xml:space="preserve">6-16 characters </w:t>
            </w:r>
            <w:r>
              <w:rPr>
                <w:rFonts w:eastAsiaTheme="minorEastAsia" w:hint="eastAsia"/>
                <w:lang w:eastAsia="zh-CN"/>
              </w:rPr>
              <w:t>and both number and character are required</w:t>
            </w:r>
          </w:p>
        </w:tc>
        <w:tc>
          <w:tcPr>
            <w:tcW w:w="850" w:type="dxa"/>
          </w:tcPr>
          <w:p w14:paraId="0ECA5BE5"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c>
          <w:tcPr>
            <w:tcW w:w="993" w:type="dxa"/>
          </w:tcPr>
          <w:p w14:paraId="04340728" w14:textId="77777777" w:rsidR="008910F1" w:rsidRPr="00A468B3" w:rsidRDefault="008910F1" w:rsidP="00526493">
            <w:pPr>
              <w:pStyle w:val="a6"/>
              <w:rPr>
                <w:rFonts w:eastAsiaTheme="minorEastAsia"/>
                <w:lang w:eastAsia="zh-CN"/>
              </w:rPr>
            </w:pPr>
            <w:r>
              <w:rPr>
                <w:rFonts w:eastAsiaTheme="minorEastAsia" w:hint="eastAsia"/>
                <w:lang w:eastAsia="zh-CN"/>
              </w:rPr>
              <w:t>No</w:t>
            </w:r>
          </w:p>
        </w:tc>
      </w:tr>
    </w:tbl>
    <w:p w14:paraId="28E32966" w14:textId="77777777" w:rsidR="00403252" w:rsidRPr="00C52E41" w:rsidRDefault="00403252" w:rsidP="006B0D9B">
      <w:pPr>
        <w:jc w:val="both"/>
        <w:rPr>
          <w:rFonts w:eastAsiaTheme="minorEastAsia"/>
          <w:lang w:eastAsia="zh-CN"/>
        </w:rPr>
      </w:pPr>
    </w:p>
    <w:p w14:paraId="2DB7E414" w14:textId="77777777" w:rsidR="001B7402" w:rsidRDefault="001B7402">
      <w:pPr>
        <w:spacing w:before="0" w:after="200" w:line="276" w:lineRule="auto"/>
        <w:rPr>
          <w:sz w:val="32"/>
          <w:szCs w:val="32"/>
        </w:rPr>
      </w:pPr>
      <w:r>
        <w:rPr>
          <w:sz w:val="32"/>
          <w:szCs w:val="32"/>
        </w:rPr>
        <w:br w:type="page"/>
      </w:r>
    </w:p>
    <w:p w14:paraId="02B5ABAF" w14:textId="77777777" w:rsidR="00D862B7" w:rsidRPr="00D862B7" w:rsidRDefault="00D862B7">
      <w:pPr>
        <w:spacing w:before="0" w:after="200" w:line="276" w:lineRule="auto"/>
        <w:rPr>
          <w:rFonts w:eastAsiaTheme="minorEastAsia"/>
          <w:sz w:val="32"/>
          <w:szCs w:val="32"/>
          <w:lang w:eastAsia="zh-CN"/>
        </w:rPr>
      </w:pPr>
      <w:r>
        <w:rPr>
          <w:rFonts w:eastAsiaTheme="minorEastAsia" w:hint="eastAsia"/>
          <w:sz w:val="32"/>
          <w:szCs w:val="32"/>
          <w:lang w:eastAsia="zh-CN"/>
        </w:rPr>
        <w:t>UML diagram</w:t>
      </w:r>
      <w:r>
        <w:rPr>
          <w:rFonts w:eastAsiaTheme="minorEastAsia"/>
          <w:noProof/>
          <w:sz w:val="32"/>
          <w:szCs w:val="32"/>
          <w:lang w:eastAsia="zh-CN"/>
        </w:rPr>
        <w:drawing>
          <wp:inline distT="0" distB="0" distL="0" distR="0" wp14:anchorId="3B03068C" wp14:editId="7E1EF522">
            <wp:extent cx="5730350" cy="8452237"/>
            <wp:effectExtent l="0" t="0" r="3700" b="0"/>
            <wp:docPr id="4" name="图片 1" descr="C:\Users\Administrat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ml.png"/>
                    <pic:cNvPicPr>
                      <a:picLocks noChangeAspect="1" noChangeArrowheads="1"/>
                    </pic:cNvPicPr>
                  </pic:nvPicPr>
                  <pic:blipFill>
                    <a:blip r:embed="rId13" cstate="print"/>
                    <a:srcRect/>
                    <a:stretch>
                      <a:fillRect/>
                    </a:stretch>
                  </pic:blipFill>
                  <pic:spPr bwMode="auto">
                    <a:xfrm>
                      <a:off x="0" y="0"/>
                      <a:ext cx="5732145" cy="8454885"/>
                    </a:xfrm>
                    <a:prstGeom prst="rect">
                      <a:avLst/>
                    </a:prstGeom>
                    <a:noFill/>
                    <a:ln w="9525">
                      <a:noFill/>
                      <a:miter lim="800000"/>
                      <a:headEnd/>
                      <a:tailEnd/>
                    </a:ln>
                  </pic:spPr>
                </pic:pic>
              </a:graphicData>
            </a:graphic>
          </wp:inline>
        </w:drawing>
      </w:r>
    </w:p>
    <w:p w14:paraId="0E8818F1" w14:textId="77777777" w:rsidR="003D7113" w:rsidRDefault="003D7113">
      <w:pPr>
        <w:spacing w:before="0" w:after="200" w:line="276" w:lineRule="auto"/>
        <w:rPr>
          <w:rFonts w:eastAsiaTheme="minorEastAsia"/>
          <w:noProof/>
          <w:sz w:val="32"/>
          <w:szCs w:val="32"/>
          <w:lang w:eastAsia="zh-CN"/>
        </w:rPr>
      </w:pPr>
      <w:r>
        <w:rPr>
          <w:rFonts w:eastAsiaTheme="minorEastAsia" w:hint="eastAsia"/>
          <w:noProof/>
          <w:sz w:val="32"/>
          <w:szCs w:val="32"/>
          <w:lang w:eastAsia="zh-CN"/>
        </w:rPr>
        <w:t>The following is the sequence diagram of staff in casinos create a new case.</w:t>
      </w:r>
    </w:p>
    <w:p w14:paraId="16318A28" w14:textId="77777777" w:rsidR="003D7113" w:rsidRDefault="003D7113">
      <w:pPr>
        <w:spacing w:before="0" w:after="200" w:line="276" w:lineRule="auto"/>
        <w:rPr>
          <w:rFonts w:eastAsiaTheme="minorEastAsia"/>
          <w:sz w:val="32"/>
          <w:szCs w:val="32"/>
          <w:lang w:eastAsia="zh-CN"/>
        </w:rPr>
      </w:pPr>
      <w:r>
        <w:rPr>
          <w:rFonts w:eastAsiaTheme="minorEastAsia" w:hint="eastAsia"/>
          <w:noProof/>
          <w:sz w:val="32"/>
          <w:szCs w:val="32"/>
          <w:lang w:eastAsia="zh-CN"/>
        </w:rPr>
        <w:drawing>
          <wp:inline distT="0" distB="0" distL="0" distR="0" wp14:anchorId="04AF161C" wp14:editId="4BEFF448">
            <wp:extent cx="5724525" cy="3200400"/>
            <wp:effectExtent l="1905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24525" cy="3200400"/>
                    </a:xfrm>
                    <a:prstGeom prst="rect">
                      <a:avLst/>
                    </a:prstGeom>
                    <a:noFill/>
                    <a:ln w="9525">
                      <a:noFill/>
                      <a:miter lim="800000"/>
                      <a:headEnd/>
                      <a:tailEnd/>
                    </a:ln>
                  </pic:spPr>
                </pic:pic>
              </a:graphicData>
            </a:graphic>
          </wp:inline>
        </w:drawing>
      </w:r>
    </w:p>
    <w:p w14:paraId="058DD848" w14:textId="77777777" w:rsidR="00D862B7" w:rsidRDefault="00831B19">
      <w:pPr>
        <w:spacing w:before="0" w:after="200" w:line="276" w:lineRule="auto"/>
        <w:rPr>
          <w:rFonts w:eastAsiaTheme="minorEastAsia"/>
          <w:sz w:val="32"/>
          <w:szCs w:val="32"/>
          <w:lang w:eastAsia="zh-CN"/>
        </w:rPr>
      </w:pPr>
      <w:r>
        <w:rPr>
          <w:rFonts w:eastAsiaTheme="minorEastAsia" w:hint="eastAsia"/>
          <w:sz w:val="32"/>
          <w:szCs w:val="32"/>
          <w:lang w:eastAsia="zh-CN"/>
        </w:rPr>
        <w:t>The following is user diagram which show the progress of the main function.</w:t>
      </w:r>
    </w:p>
    <w:p w14:paraId="2DAEFB07" w14:textId="77777777" w:rsidR="00831B19" w:rsidRDefault="00831B19">
      <w:pPr>
        <w:spacing w:before="0" w:after="200" w:line="276" w:lineRule="auto"/>
        <w:rPr>
          <w:rFonts w:eastAsiaTheme="minorEastAsia"/>
          <w:sz w:val="32"/>
          <w:szCs w:val="32"/>
          <w:lang w:eastAsia="zh-CN"/>
        </w:rPr>
      </w:pPr>
      <w:r w:rsidRPr="00831B19">
        <w:rPr>
          <w:rFonts w:eastAsiaTheme="minorEastAsia"/>
          <w:noProof/>
          <w:sz w:val="32"/>
          <w:szCs w:val="32"/>
          <w:lang w:eastAsia="zh-CN"/>
        </w:rPr>
        <w:drawing>
          <wp:inline distT="0" distB="0" distL="0" distR="0" wp14:anchorId="4F7B4C44" wp14:editId="4829ABF0">
            <wp:extent cx="5732145" cy="5388471"/>
            <wp:effectExtent l="0" t="0" r="1905" b="0"/>
            <wp:docPr id="9" name="图片 2" descr="C:\Users\Administrator\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ocument 1.png"/>
                    <pic:cNvPicPr>
                      <a:picLocks noChangeAspect="1" noChangeArrowheads="1"/>
                    </pic:cNvPicPr>
                  </pic:nvPicPr>
                  <pic:blipFill>
                    <a:blip r:embed="rId15" cstate="print"/>
                    <a:srcRect/>
                    <a:stretch>
                      <a:fillRect/>
                    </a:stretch>
                  </pic:blipFill>
                  <pic:spPr bwMode="auto">
                    <a:xfrm>
                      <a:off x="0" y="0"/>
                      <a:ext cx="5732145" cy="5388471"/>
                    </a:xfrm>
                    <a:prstGeom prst="rect">
                      <a:avLst/>
                    </a:prstGeom>
                    <a:noFill/>
                    <a:ln w="9525">
                      <a:noFill/>
                      <a:miter lim="800000"/>
                      <a:headEnd/>
                      <a:tailEnd/>
                    </a:ln>
                  </pic:spPr>
                </pic:pic>
              </a:graphicData>
            </a:graphic>
          </wp:inline>
        </w:drawing>
      </w:r>
    </w:p>
    <w:p w14:paraId="2CE11037" w14:textId="77777777" w:rsidR="00831B19" w:rsidRPr="00D862B7" w:rsidRDefault="00831B19">
      <w:pPr>
        <w:spacing w:before="0" w:after="200" w:line="276" w:lineRule="auto"/>
        <w:rPr>
          <w:rFonts w:eastAsiaTheme="minorEastAsia"/>
          <w:sz w:val="32"/>
          <w:szCs w:val="32"/>
          <w:lang w:eastAsia="zh-CN"/>
        </w:rPr>
      </w:pPr>
      <w:r>
        <w:rPr>
          <w:rFonts w:eastAsiaTheme="minorEastAsia"/>
          <w:sz w:val="32"/>
          <w:szCs w:val="32"/>
          <w:lang w:eastAsia="zh-CN"/>
        </w:rPr>
        <w:br w:type="page"/>
      </w:r>
    </w:p>
    <w:p w14:paraId="5137CB32" w14:textId="77777777" w:rsidR="002960D6" w:rsidRPr="00C52E41" w:rsidRDefault="00CC51F3" w:rsidP="006B0D9B">
      <w:pPr>
        <w:pStyle w:val="2"/>
        <w:jc w:val="both"/>
        <w:rPr>
          <w:sz w:val="32"/>
          <w:szCs w:val="32"/>
        </w:rPr>
      </w:pPr>
      <w:bookmarkStart w:id="254" w:name="_Toc403003014"/>
      <w:r w:rsidRPr="00C52E41">
        <w:rPr>
          <w:sz w:val="32"/>
          <w:szCs w:val="32"/>
        </w:rPr>
        <w:t>Enhancement to existing system</w:t>
      </w:r>
      <w:bookmarkEnd w:id="254"/>
    </w:p>
    <w:p w14:paraId="647B265D" w14:textId="61CA90F6" w:rsidR="002960D6" w:rsidRPr="00C52E41" w:rsidRDefault="00C500EF" w:rsidP="006B0D9B">
      <w:pPr>
        <w:jc w:val="both"/>
      </w:pPr>
      <w:r w:rsidRPr="00C52E41">
        <w:t xml:space="preserve">The </w:t>
      </w:r>
      <w:r w:rsidR="00B745EA">
        <w:t>enhance</w:t>
      </w:r>
      <w:r w:rsidRPr="00C52E41">
        <w:t xml:space="preserve"> </w:t>
      </w:r>
      <w:r w:rsidR="00B745EA">
        <w:t>CRM</w:t>
      </w:r>
      <w:r w:rsidRPr="00C52E41">
        <w:t xml:space="preserve"> will be design as a new application used by</w:t>
      </w:r>
      <w:r w:rsidR="00B745EA">
        <w:t xml:space="preserve"> both</w:t>
      </w:r>
      <w:r w:rsidRPr="00C52E41">
        <w:t xml:space="preserve"> the casino</w:t>
      </w:r>
      <w:r w:rsidR="00B745EA">
        <w:t xml:space="preserve"> and </w:t>
      </w:r>
      <w:r w:rsidR="00B42164">
        <w:t>LT Game</w:t>
      </w:r>
      <w:r w:rsidRPr="00C52E41">
        <w:t xml:space="preserve">. </w:t>
      </w:r>
      <w:r w:rsidR="00C91EE0" w:rsidRPr="00C52E41">
        <w:t xml:space="preserve">This </w:t>
      </w:r>
      <w:r w:rsidR="00B745EA">
        <w:t xml:space="preserve">CRM </w:t>
      </w:r>
      <w:r w:rsidR="00C91EE0" w:rsidRPr="00C52E41">
        <w:t>provides a</w:t>
      </w:r>
      <w:r w:rsidR="00476632" w:rsidRPr="00C52E41">
        <w:t>n</w:t>
      </w:r>
      <w:r w:rsidR="00C91EE0" w:rsidRPr="00C52E41">
        <w:t xml:space="preserve"> easy to learn interface for casino staff which problem reports can be type in a text box </w:t>
      </w:r>
      <w:r w:rsidR="00B745EA">
        <w:t>instead of</w:t>
      </w:r>
      <w:r w:rsidR="00C91EE0" w:rsidRPr="00C52E41">
        <w:t xml:space="preserve"> </w:t>
      </w:r>
      <w:r w:rsidR="00B745EA">
        <w:t>using</w:t>
      </w:r>
      <w:r w:rsidR="00C91EE0" w:rsidRPr="00C52E41">
        <w:t xml:space="preserve"> the SugarCRM or Excel file. Data input to this system will be transfer</w:t>
      </w:r>
      <w:r w:rsidR="001B7402">
        <w:rPr>
          <w:rFonts w:eastAsiaTheme="minorEastAsia" w:hint="eastAsia"/>
          <w:lang w:eastAsia="zh-CN"/>
        </w:rPr>
        <w:t>red</w:t>
      </w:r>
      <w:r w:rsidR="00C91EE0" w:rsidRPr="00C52E41">
        <w:t xml:space="preserve"> to another Excel</w:t>
      </w:r>
      <w:r w:rsidR="00B745EA">
        <w:t xml:space="preserve"> file</w:t>
      </w:r>
      <w:r w:rsidR="00C91EE0" w:rsidRPr="00C52E41">
        <w:t xml:space="preserve"> automatic</w:t>
      </w:r>
      <w:r w:rsidR="00B745EA">
        <w:t>ally and then transfer into the CRM server</w:t>
      </w:r>
      <w:r w:rsidR="00C91EE0" w:rsidRPr="00C52E41">
        <w:t xml:space="preserve">. Rapidly occurs problem information will be group together and the number of similar problem occurred will be shown in the </w:t>
      </w:r>
      <w:r w:rsidR="00B745EA">
        <w:t>CRM</w:t>
      </w:r>
      <w:r w:rsidR="00C91EE0" w:rsidRPr="00C52E41">
        <w:t xml:space="preserve"> interface too.</w:t>
      </w:r>
      <w:r w:rsidR="006C60A4" w:rsidRPr="00C52E41">
        <w:t xml:space="preserve"> This reduce the complex process of doing a report from the staff to the </w:t>
      </w:r>
      <w:r w:rsidR="00B745EA">
        <w:t xml:space="preserve">CRM system because what </w:t>
      </w:r>
      <w:r w:rsidR="006C60A4" w:rsidRPr="00C52E41">
        <w:t xml:space="preserve">the staff need to do is type the same simple description into this application and send it out. </w:t>
      </w:r>
      <w:r w:rsidR="00B745EA">
        <w:t>O</w:t>
      </w:r>
      <w:r w:rsidR="006C60A4" w:rsidRPr="00AA1189">
        <w:t>nce a report</w:t>
      </w:r>
      <w:r w:rsidR="00DC7781">
        <w:t xml:space="preserve"> is sent, information will be</w:t>
      </w:r>
      <w:r w:rsidR="006C60A4" w:rsidRPr="00AA1189">
        <w:t xml:space="preserve"> send into the CRM system as well. In the pass, after the staff sent a </w:t>
      </w:r>
      <w:r w:rsidR="00AA1189" w:rsidRPr="00AA1189">
        <w:t>problem report, data entry operator</w:t>
      </w:r>
      <w:r w:rsidR="00C064E9" w:rsidRPr="00AA1189">
        <w:t xml:space="preserve"> in </w:t>
      </w:r>
      <w:r w:rsidR="00B42164">
        <w:t>LT Game</w:t>
      </w:r>
      <w:r w:rsidR="00C064E9" w:rsidRPr="00AA1189">
        <w:t xml:space="preserve"> need to input it back to the SugarCRM one by one which is really inefficient.</w:t>
      </w:r>
      <w:r w:rsidR="009D134E" w:rsidRPr="00AA1189">
        <w:t xml:space="preserve"> </w:t>
      </w:r>
      <w:r w:rsidR="006C60A4" w:rsidRPr="00C52E41">
        <w:t xml:space="preserve">In addition, once a problem is </w:t>
      </w:r>
      <w:r w:rsidR="00C064E9" w:rsidRPr="00C52E41">
        <w:t>reported,</w:t>
      </w:r>
      <w:r w:rsidR="00DC7781">
        <w:t xml:space="preserve"> E-mail will be also sent to IT</w:t>
      </w:r>
      <w:r w:rsidR="00C064E9" w:rsidRPr="00C52E41">
        <w:t xml:space="preserve"> manager. Of course, rapidly occurred problem reports will be group together and if the same </w:t>
      </w:r>
      <w:r w:rsidR="00B745EA">
        <w:t>issue</w:t>
      </w:r>
      <w:r w:rsidR="00C064E9" w:rsidRPr="00C52E41">
        <w:t xml:space="preserve"> occur</w:t>
      </w:r>
      <w:r w:rsidR="00B745EA">
        <w:t>s</w:t>
      </w:r>
      <w:r w:rsidR="00C064E9" w:rsidRPr="00C52E41">
        <w:t xml:space="preserve"> over 10 times in a day a warning message will be</w:t>
      </w:r>
      <w:r w:rsidR="00B745EA">
        <w:t xml:space="preserve"> also sent to the manager’s mobile</w:t>
      </w:r>
      <w:r w:rsidR="00C064E9" w:rsidRPr="00C52E41">
        <w:t xml:space="preserve">-phone. </w:t>
      </w:r>
      <w:r w:rsidR="00B745EA">
        <w:t>Moreover, the system server will check reported issues every day. If a</w:t>
      </w:r>
      <w:r w:rsidR="00DC7781">
        <w:t>n</w:t>
      </w:r>
      <w:r w:rsidR="00B745EA">
        <w:t xml:space="preserve"> issues is reported ove</w:t>
      </w:r>
      <w:r w:rsidR="00DC7781">
        <w:t>r 10 days but not yet closed, a</w:t>
      </w:r>
      <w:r w:rsidR="00B745EA">
        <w:t xml:space="preserve"> warning e-mail will be sent to the managers and technicians who are </w:t>
      </w:r>
      <w:r w:rsidR="0068686A">
        <w:t>related</w:t>
      </w:r>
      <w:r w:rsidR="00B745EA">
        <w:t xml:space="preserve"> to the issues.</w:t>
      </w:r>
    </w:p>
    <w:p w14:paraId="637B9885" w14:textId="77777777" w:rsidR="002960D6" w:rsidRPr="00C52E41" w:rsidRDefault="00CC51F3" w:rsidP="006B0D9B">
      <w:pPr>
        <w:pStyle w:val="2"/>
        <w:jc w:val="both"/>
        <w:rPr>
          <w:sz w:val="32"/>
          <w:szCs w:val="32"/>
        </w:rPr>
      </w:pPr>
      <w:bookmarkStart w:id="255" w:name="_Toc403003015"/>
      <w:r w:rsidRPr="00C52E41">
        <w:rPr>
          <w:sz w:val="32"/>
          <w:szCs w:val="32"/>
        </w:rPr>
        <w:t>Key problems and their solutions</w:t>
      </w:r>
      <w:bookmarkEnd w:id="255"/>
    </w:p>
    <w:p w14:paraId="1797253F" w14:textId="0CD287A8" w:rsidR="0089279E" w:rsidRPr="00FE1235" w:rsidRDefault="0089279E" w:rsidP="0089279E">
      <w:pPr>
        <w:jc w:val="both"/>
        <w:rPr>
          <w:rFonts w:eastAsiaTheme="minorEastAsia"/>
          <w:lang w:eastAsia="zh-CN"/>
        </w:rPr>
      </w:pPr>
      <w:r>
        <w:t>D</w:t>
      </w:r>
      <w:r>
        <w:rPr>
          <w:rFonts w:eastAsia="ＭＳ 明朝"/>
          <w:lang w:eastAsia="ja-JP"/>
        </w:rPr>
        <w:t xml:space="preserve">uring the implementation process, some problems occurs. </w:t>
      </w:r>
      <w:r w:rsidR="000C3CC7">
        <w:rPr>
          <w:rFonts w:eastAsia="ＭＳ 明朝"/>
          <w:lang w:eastAsia="ja-JP"/>
        </w:rPr>
        <w:t xml:space="preserve">For example the </w:t>
      </w:r>
      <w:r>
        <w:rPr>
          <w:rFonts w:eastAsia="ＭＳ 明朝"/>
          <w:lang w:eastAsia="ja-JP"/>
        </w:rPr>
        <w:t xml:space="preserve">project met problem in installing into the </w:t>
      </w:r>
      <w:r w:rsidR="00B42164">
        <w:rPr>
          <w:rFonts w:eastAsia="ＭＳ 明朝"/>
          <w:lang w:eastAsia="ja-JP"/>
        </w:rPr>
        <w:t>LT Game</w:t>
      </w:r>
      <w:r>
        <w:rPr>
          <w:rFonts w:eastAsia="ＭＳ 明朝"/>
          <w:lang w:eastAsia="ja-JP"/>
        </w:rPr>
        <w:t>’s system. To install this enhance CRM need</w:t>
      </w:r>
      <w:r w:rsidR="00DC7781">
        <w:rPr>
          <w:rFonts w:eastAsia="ＭＳ 明朝"/>
          <w:lang w:eastAsia="ja-JP"/>
        </w:rPr>
        <w:t>s authorization from the COO</w:t>
      </w:r>
      <w:r>
        <w:rPr>
          <w:rFonts w:eastAsia="ＭＳ 明朝"/>
          <w:lang w:eastAsia="ja-JP"/>
        </w:rPr>
        <w:t xml:space="preserve"> in </w:t>
      </w:r>
      <w:r w:rsidR="00B42164">
        <w:rPr>
          <w:rFonts w:eastAsia="ＭＳ 明朝"/>
          <w:lang w:eastAsia="ja-JP"/>
        </w:rPr>
        <w:t>LT Game</w:t>
      </w:r>
      <w:r>
        <w:rPr>
          <w:rFonts w:eastAsia="ＭＳ 明朝"/>
          <w:lang w:eastAsia="ja-JP"/>
        </w:rPr>
        <w:t>. Also, problem occurred in promoting this new CRM to casino manager and IT technician as they are unwilling to learn a new system. Also, a lot of managers are unwilling to spend time to have an extra training. Therefo</w:t>
      </w:r>
      <w:r w:rsidR="00DC7781">
        <w:rPr>
          <w:rFonts w:eastAsia="ＭＳ 明朝"/>
          <w:lang w:eastAsia="ja-JP"/>
        </w:rPr>
        <w:t>re, the importance of using a</w:t>
      </w:r>
      <w:r>
        <w:rPr>
          <w:rFonts w:eastAsia="ＭＳ 明朝"/>
          <w:lang w:eastAsia="ja-JP"/>
        </w:rPr>
        <w:t xml:space="preserve"> new CRM is explained to them so that they would attend the training section and learn how to use it effectively. </w:t>
      </w:r>
    </w:p>
    <w:p w14:paraId="1C7CB030" w14:textId="77777777" w:rsidR="006C2CCB" w:rsidRPr="00C52E41" w:rsidRDefault="006C2CCB" w:rsidP="006C2CCB">
      <w:pPr>
        <w:pStyle w:val="1"/>
      </w:pPr>
      <w:bookmarkStart w:id="256" w:name="_Toc403003016"/>
      <w:bookmarkStart w:id="257" w:name="OLE_LINK1"/>
      <w:bookmarkStart w:id="258" w:name="OLE_LINK2"/>
      <w:r w:rsidRPr="00C52E41">
        <w:t>Results and discussion</w:t>
      </w:r>
      <w:bookmarkEnd w:id="256"/>
    </w:p>
    <w:p w14:paraId="767FF428" w14:textId="77777777" w:rsidR="006C2CCB" w:rsidRPr="00C52E41" w:rsidRDefault="006C2CCB" w:rsidP="006C2CCB">
      <w:pPr>
        <w:pStyle w:val="2"/>
        <w:jc w:val="both"/>
        <w:rPr>
          <w:sz w:val="32"/>
          <w:szCs w:val="32"/>
        </w:rPr>
      </w:pPr>
      <w:bookmarkStart w:id="259" w:name="_Toc403003017"/>
      <w:r w:rsidRPr="00C52E41">
        <w:rPr>
          <w:sz w:val="32"/>
          <w:szCs w:val="32"/>
        </w:rPr>
        <w:t xml:space="preserve">Project </w:t>
      </w:r>
      <w:commentRangeStart w:id="260"/>
      <w:commentRangeStart w:id="261"/>
      <w:commentRangeStart w:id="262"/>
      <w:commentRangeStart w:id="263"/>
      <w:r w:rsidRPr="00C52E41">
        <w:rPr>
          <w:sz w:val="32"/>
          <w:szCs w:val="32"/>
        </w:rPr>
        <w:t>Outcome</w:t>
      </w:r>
      <w:commentRangeEnd w:id="260"/>
      <w:commentRangeEnd w:id="263"/>
      <w:r w:rsidR="005C02F4" w:rsidRPr="00C52E41">
        <w:rPr>
          <w:rStyle w:val="ae"/>
          <w:smallCaps w:val="0"/>
          <w:spacing w:val="0"/>
        </w:rPr>
        <w:commentReference w:id="260"/>
      </w:r>
      <w:commentRangeEnd w:id="261"/>
      <w:commentRangeEnd w:id="262"/>
      <w:r w:rsidR="00AE2092">
        <w:rPr>
          <w:rStyle w:val="ae"/>
          <w:smallCaps w:val="0"/>
          <w:spacing w:val="0"/>
        </w:rPr>
        <w:commentReference w:id="261"/>
      </w:r>
      <w:r w:rsidR="00CF516A" w:rsidRPr="00C52E41">
        <w:rPr>
          <w:rStyle w:val="ae"/>
          <w:smallCaps w:val="0"/>
          <w:spacing w:val="0"/>
        </w:rPr>
        <w:commentReference w:id="262"/>
      </w:r>
      <w:r w:rsidR="005C02F4" w:rsidRPr="00C52E41">
        <w:rPr>
          <w:rStyle w:val="ae"/>
          <w:smallCaps w:val="0"/>
          <w:spacing w:val="0"/>
        </w:rPr>
        <w:commentReference w:id="263"/>
      </w:r>
      <w:bookmarkEnd w:id="259"/>
    </w:p>
    <w:p w14:paraId="25C690C1" w14:textId="77777777" w:rsidR="0089279E" w:rsidRDefault="0089279E" w:rsidP="0089279E">
      <w:pPr>
        <w:jc w:val="both"/>
      </w:pPr>
      <w:r>
        <w:t>After implementation, this section will show the outcome of the project</w:t>
      </w:r>
      <w:r>
        <w:rPr>
          <w:rFonts w:hint="eastAsia"/>
        </w:rPr>
        <w:t>.</w:t>
      </w:r>
    </w:p>
    <w:p w14:paraId="4DABF715" w14:textId="4A32AE05" w:rsidR="0089279E" w:rsidRPr="005553AA" w:rsidDel="0055163E" w:rsidRDefault="0089279E" w:rsidP="0089279E">
      <w:pPr>
        <w:jc w:val="both"/>
        <w:rPr>
          <w:del w:id="264" w:author="Jyun Asakura" w:date="2014-11-06T02:01:00Z"/>
          <w:rFonts w:eastAsia="ＭＳ 明朝"/>
          <w:lang w:eastAsia="ja-JP"/>
        </w:rPr>
      </w:pPr>
      <w:r>
        <w:t xml:space="preserve">In the whole process, we firstly select one person as a representation to go to the </w:t>
      </w:r>
      <w:r w:rsidR="00B42164">
        <w:t>LT Game</w:t>
      </w:r>
      <w:r>
        <w:t xml:space="preserve"> and become a part of its staff to use the SugarCRM. After using the system in three months, a list of problems are indicat</w:t>
      </w:r>
      <w:r>
        <w:rPr>
          <w:rFonts w:eastAsia="ＭＳ 明朝"/>
          <w:lang w:eastAsia="ja-JP"/>
        </w:rPr>
        <w:t>ed. After</w:t>
      </w:r>
      <w:r>
        <w:t xml:space="preserve"> one week, all the members in this project sat together and have a meeting with </w:t>
      </w:r>
      <w:r w:rsidR="00B42164">
        <w:t>LT Game</w:t>
      </w:r>
      <w:r>
        <w:t xml:space="preserve">. In the meeting, most of the requirements are discussed and in the next week all the requirements are listed in a document. </w:t>
      </w:r>
      <w:r w:rsidR="00CA11A2">
        <w:t xml:space="preserve"> </w:t>
      </w:r>
      <w:r>
        <w:rPr>
          <w:rFonts w:eastAsiaTheme="minorEastAsia" w:hint="eastAsia"/>
          <w:lang w:eastAsia="zh-CN"/>
        </w:rPr>
        <w:t>I</w:t>
      </w:r>
      <w:r>
        <w:rPr>
          <w:rFonts w:eastAsiaTheme="minorEastAsia"/>
          <w:lang w:eastAsia="zh-CN"/>
        </w:rPr>
        <w:t xml:space="preserve">n the next two weeks, plan and analysis processes are done and the project move on to the implementation. Base on the requirements, a prototype of the enhance CRM is proposed. In the enhance CRM, most of the main functions in SugarCRM used by </w:t>
      </w:r>
      <w:r w:rsidR="00B42164">
        <w:rPr>
          <w:rFonts w:eastAsiaTheme="minorEastAsia"/>
          <w:lang w:eastAsia="zh-CN"/>
        </w:rPr>
        <w:t>LT Game</w:t>
      </w:r>
      <w:r>
        <w:rPr>
          <w:rFonts w:eastAsiaTheme="minorEastAsia"/>
          <w:lang w:eastAsia="zh-CN"/>
        </w:rPr>
        <w:t xml:space="preserve"> is also presented and added functions following the requirement is also implemented. </w:t>
      </w:r>
      <w:r>
        <w:rPr>
          <w:rFonts w:eastAsia="ＭＳ 明朝"/>
          <w:lang w:eastAsia="ja-JP"/>
        </w:rPr>
        <w:t xml:space="preserve">And now the new </w:t>
      </w:r>
      <w:r w:rsidRPr="00C52E41">
        <w:t xml:space="preserve">CRM system is much more powerful function and a much more user-friendly interface. </w:t>
      </w:r>
    </w:p>
    <w:p w14:paraId="5932B898" w14:textId="77777777" w:rsidR="006C2CCB" w:rsidRPr="005553AA" w:rsidRDefault="00596604" w:rsidP="005D5DE7">
      <w:pPr>
        <w:jc w:val="both"/>
        <w:rPr>
          <w:rFonts w:eastAsia="ＭＳ 明朝"/>
          <w:lang w:eastAsia="ja-JP"/>
        </w:rPr>
      </w:pPr>
      <w:del w:id="265" w:author="Jyun Asakura" w:date="2014-11-06T02:01:00Z">
        <w:r w:rsidRPr="00C52E41" w:rsidDel="0055163E">
          <w:delText xml:space="preserve"> </w:delText>
        </w:r>
      </w:del>
    </w:p>
    <w:p w14:paraId="11C13D45" w14:textId="2412F11C" w:rsidR="0055163E" w:rsidRDefault="00596604" w:rsidP="005D5DE7">
      <w:pPr>
        <w:jc w:val="both"/>
        <w:rPr>
          <w:ins w:id="266" w:author="Jyun Asakura" w:date="2014-11-06T02:02:00Z"/>
        </w:rPr>
      </w:pPr>
      <w:r w:rsidRPr="00C52E41">
        <w:t>In this enhanced CRM system, functions in SugarCRM like input reports, list all the reports, etc. are presented in the system as well.</w:t>
      </w:r>
      <w:ins w:id="267" w:author="Jyun Asakura" w:date="2014-11-06T02:02:00Z">
        <w:r w:rsidR="0055163E">
          <w:t xml:space="preserve"> And new functions according to the requirement were implemented as well.</w:t>
        </w:r>
      </w:ins>
      <w:ins w:id="268" w:author="Jyun Asakura" w:date="2014-11-06T02:03:00Z">
        <w:r w:rsidR="0055163E">
          <w:t xml:space="preserve"> This new CRM system can exactly solve problems list in section 3.1 and </w:t>
        </w:r>
      </w:ins>
      <w:ins w:id="269" w:author="Jyun Asakura" w:date="2014-11-06T02:04:00Z">
        <w:r w:rsidR="0055163E">
          <w:t>fulfill</w:t>
        </w:r>
      </w:ins>
      <w:ins w:id="270" w:author="Jyun Asakura" w:date="2014-11-06T02:03:00Z">
        <w:r w:rsidR="0055163E">
          <w:t xml:space="preserve"> </w:t>
        </w:r>
      </w:ins>
      <w:ins w:id="271" w:author="Jyun Asakura" w:date="2014-11-06T02:04:00Z">
        <w:r w:rsidR="0055163E">
          <w:t xml:space="preserve">the requirement of LT Game. In addition, a </w:t>
        </w:r>
      </w:ins>
      <w:ins w:id="272" w:author="Jyun Asakura" w:date="2014-11-06T02:05:00Z">
        <w:r w:rsidR="0055163E">
          <w:t xml:space="preserve">client application </w:t>
        </w:r>
      </w:ins>
      <w:ins w:id="273" w:author="Jyun Asakura" w:date="2014-11-06T02:04:00Z">
        <w:r w:rsidR="0055163E">
          <w:t>was implemented for both LT Game and casino manager.</w:t>
        </w:r>
      </w:ins>
      <w:r w:rsidRPr="00C52E41">
        <w:t xml:space="preserve"> </w:t>
      </w:r>
    </w:p>
    <w:p w14:paraId="09E08281" w14:textId="29A70880" w:rsidR="00596604" w:rsidRPr="00C52E41" w:rsidRDefault="00596604" w:rsidP="005D5DE7">
      <w:pPr>
        <w:jc w:val="both"/>
      </w:pPr>
      <w:del w:id="274" w:author="Jyun Asakura" w:date="2014-11-06T02:02:00Z">
        <w:r w:rsidRPr="00C52E41" w:rsidDel="0055163E">
          <w:delText>Also</w:delText>
        </w:r>
      </w:del>
      <w:ins w:id="275" w:author="Jyun Asakura" w:date="2014-11-06T02:02:00Z">
        <w:r w:rsidR="0055163E">
          <w:t xml:space="preserve">In </w:t>
        </w:r>
      </w:ins>
      <w:ins w:id="276" w:author="Jyun Asakura" w:date="2014-11-06T02:05:00Z">
        <w:r w:rsidR="0055163E">
          <w:t xml:space="preserve">the client application </w:t>
        </w:r>
      </w:ins>
      <w:del w:id="277" w:author="Jyun Asakura" w:date="2014-11-06T02:05:00Z">
        <w:r w:rsidRPr="00C52E41" w:rsidDel="0055163E">
          <w:delText xml:space="preserve">, following the requirements, for client </w:delText>
        </w:r>
      </w:del>
      <w:r w:rsidRPr="00C52E41">
        <w:t xml:space="preserve">now </w:t>
      </w:r>
      <w:del w:id="278" w:author="Jyun Asakura" w:date="2014-11-06T02:06:00Z">
        <w:r w:rsidRPr="00C52E41" w:rsidDel="0055163E">
          <w:delText xml:space="preserve">they </w:delText>
        </w:r>
      </w:del>
      <w:ins w:id="279" w:author="Jyun Asakura" w:date="2014-11-06T02:06:00Z">
        <w:r w:rsidR="0055163E">
          <w:t>user</w:t>
        </w:r>
        <w:r w:rsidR="0055163E" w:rsidRPr="00C52E41">
          <w:t xml:space="preserve"> </w:t>
        </w:r>
      </w:ins>
      <w:r w:rsidRPr="00C52E41">
        <w:t>can do the following actions:</w:t>
      </w:r>
    </w:p>
    <w:p w14:paraId="04FB35D4" w14:textId="77777777" w:rsidR="00596604" w:rsidRPr="00C52E41" w:rsidRDefault="00596604" w:rsidP="005D5DE7">
      <w:pPr>
        <w:jc w:val="both"/>
        <w:rPr>
          <w:b/>
        </w:rPr>
      </w:pPr>
      <w:r w:rsidRPr="00C52E41">
        <w:rPr>
          <w:b/>
        </w:rPr>
        <w:t xml:space="preserve">Casino </w:t>
      </w:r>
      <w:r w:rsidR="003C0DD1" w:rsidRPr="00C52E41">
        <w:rPr>
          <w:b/>
        </w:rPr>
        <w:t xml:space="preserve">floor </w:t>
      </w:r>
      <w:commentRangeStart w:id="280"/>
      <w:r w:rsidRPr="00C52E41">
        <w:rPr>
          <w:b/>
        </w:rPr>
        <w:t>manager</w:t>
      </w:r>
      <w:commentRangeEnd w:id="280"/>
      <w:r w:rsidR="001904F2" w:rsidRPr="00C52E41">
        <w:rPr>
          <w:rStyle w:val="ae"/>
        </w:rPr>
        <w:commentReference w:id="280"/>
      </w:r>
      <w:r w:rsidRPr="00C52E41">
        <w:rPr>
          <w:b/>
        </w:rPr>
        <w:t>:</w:t>
      </w:r>
    </w:p>
    <w:p w14:paraId="344CCAE0" w14:textId="77777777" w:rsidR="00596604" w:rsidRPr="00C52E41" w:rsidRDefault="00596604" w:rsidP="005D5DE7">
      <w:pPr>
        <w:pStyle w:val="aa"/>
        <w:numPr>
          <w:ilvl w:val="0"/>
          <w:numId w:val="7"/>
        </w:numPr>
        <w:jc w:val="both"/>
      </w:pPr>
      <w:r w:rsidRPr="00C52E41">
        <w:t xml:space="preserve">Create new account for </w:t>
      </w:r>
      <w:r w:rsidR="003C0DD1" w:rsidRPr="00C52E41">
        <w:t>IT support member</w:t>
      </w:r>
    </w:p>
    <w:p w14:paraId="010FCA72" w14:textId="77777777" w:rsidR="00596604" w:rsidRPr="00C52E41" w:rsidRDefault="001904F2" w:rsidP="005D5DE7">
      <w:pPr>
        <w:pStyle w:val="aa"/>
        <w:numPr>
          <w:ilvl w:val="0"/>
          <w:numId w:val="7"/>
        </w:numPr>
        <w:jc w:val="both"/>
      </w:pPr>
      <w:r w:rsidRPr="00C52E41">
        <w:t>Import account by using system template.</w:t>
      </w:r>
    </w:p>
    <w:p w14:paraId="55D62D70" w14:textId="77777777" w:rsidR="005A682D" w:rsidRPr="00C52E41" w:rsidRDefault="005A682D" w:rsidP="000E7AE4">
      <w:pPr>
        <w:pStyle w:val="aa"/>
        <w:numPr>
          <w:ilvl w:val="0"/>
          <w:numId w:val="7"/>
        </w:numPr>
        <w:jc w:val="both"/>
      </w:pPr>
      <w:r w:rsidRPr="00C52E41">
        <w:t>Change account information under his/her group</w:t>
      </w:r>
    </w:p>
    <w:p w14:paraId="1499FA1B" w14:textId="5058E27F" w:rsidR="005A682D" w:rsidRPr="00C52E41" w:rsidRDefault="005A682D" w:rsidP="005D5DE7">
      <w:pPr>
        <w:jc w:val="both"/>
        <w:rPr>
          <w:b/>
        </w:rPr>
      </w:pPr>
      <w:r w:rsidRPr="00C52E41">
        <w:rPr>
          <w:b/>
        </w:rPr>
        <w:t xml:space="preserve">Casino </w:t>
      </w:r>
      <w:r w:rsidR="003C0DD1" w:rsidRPr="00C52E41">
        <w:rPr>
          <w:b/>
        </w:rPr>
        <w:t xml:space="preserve">IT </w:t>
      </w:r>
      <w:del w:id="281" w:author="Jyun Asakura" w:date="2014-11-06T02:06:00Z">
        <w:r w:rsidR="003C0DD1" w:rsidRPr="00C52E41" w:rsidDel="001408D3">
          <w:rPr>
            <w:b/>
          </w:rPr>
          <w:delText>support</w:delText>
        </w:r>
      </w:del>
      <w:ins w:id="282" w:author="Jyun Asakura" w:date="2014-11-06T02:06:00Z">
        <w:r w:rsidR="001408D3">
          <w:rPr>
            <w:b/>
          </w:rPr>
          <w:t>technician</w:t>
        </w:r>
      </w:ins>
      <w:r w:rsidRPr="00C52E41">
        <w:rPr>
          <w:b/>
        </w:rPr>
        <w:t>:</w:t>
      </w:r>
    </w:p>
    <w:p w14:paraId="721CA9A2" w14:textId="77777777" w:rsidR="005A682D" w:rsidRPr="00C52E41" w:rsidRDefault="005A682D" w:rsidP="005D5DE7">
      <w:pPr>
        <w:pStyle w:val="aa"/>
        <w:numPr>
          <w:ilvl w:val="0"/>
          <w:numId w:val="8"/>
        </w:numPr>
        <w:jc w:val="both"/>
      </w:pPr>
      <w:r w:rsidRPr="00C52E41">
        <w:t>Login their own account</w:t>
      </w:r>
    </w:p>
    <w:p w14:paraId="50A4A529" w14:textId="77777777" w:rsidR="005A682D" w:rsidRPr="00C52E41" w:rsidRDefault="005A682D" w:rsidP="005D5DE7">
      <w:pPr>
        <w:pStyle w:val="aa"/>
        <w:numPr>
          <w:ilvl w:val="0"/>
          <w:numId w:val="8"/>
        </w:numPr>
        <w:jc w:val="both"/>
      </w:pPr>
      <w:r w:rsidRPr="00C52E41">
        <w:t>Report new cases</w:t>
      </w:r>
    </w:p>
    <w:p w14:paraId="5760F2BB" w14:textId="77777777" w:rsidR="005A682D" w:rsidRPr="00C52E41" w:rsidRDefault="005A682D" w:rsidP="000E7AE4">
      <w:pPr>
        <w:pStyle w:val="aa"/>
        <w:numPr>
          <w:ilvl w:val="0"/>
          <w:numId w:val="8"/>
        </w:numPr>
        <w:jc w:val="both"/>
      </w:pPr>
      <w:r w:rsidRPr="00C52E41">
        <w:t>Select the priority of the case</w:t>
      </w:r>
    </w:p>
    <w:p w14:paraId="3D4CCBCC" w14:textId="1EAD5E5E" w:rsidR="00596604" w:rsidRPr="00C52E41" w:rsidRDefault="00B42164" w:rsidP="005D5DE7">
      <w:pPr>
        <w:jc w:val="both"/>
        <w:rPr>
          <w:b/>
        </w:rPr>
      </w:pPr>
      <w:r>
        <w:rPr>
          <w:b/>
        </w:rPr>
        <w:t>LT Game</w:t>
      </w:r>
      <w:r w:rsidR="00596604" w:rsidRPr="00C52E41">
        <w:rPr>
          <w:b/>
        </w:rPr>
        <w:t xml:space="preserve"> manager:</w:t>
      </w:r>
    </w:p>
    <w:p w14:paraId="46331F1C" w14:textId="77777777" w:rsidR="009E232F" w:rsidRPr="00C52E41" w:rsidRDefault="009E232F" w:rsidP="005D5DE7">
      <w:pPr>
        <w:pStyle w:val="aa"/>
        <w:numPr>
          <w:ilvl w:val="0"/>
          <w:numId w:val="9"/>
        </w:numPr>
        <w:jc w:val="both"/>
      </w:pPr>
      <w:r w:rsidRPr="00C52E41">
        <w:t>Create new account</w:t>
      </w:r>
    </w:p>
    <w:p w14:paraId="323D5262" w14:textId="77777777" w:rsidR="00596604" w:rsidRPr="00C52E41" w:rsidRDefault="00596604" w:rsidP="005D5DE7">
      <w:pPr>
        <w:pStyle w:val="aa"/>
        <w:numPr>
          <w:ilvl w:val="0"/>
          <w:numId w:val="9"/>
        </w:numPr>
        <w:jc w:val="both"/>
      </w:pPr>
      <w:r w:rsidRPr="00C52E41">
        <w:t xml:space="preserve">View all the </w:t>
      </w:r>
      <w:r w:rsidR="001904F2" w:rsidRPr="00C52E41">
        <w:t xml:space="preserve">created </w:t>
      </w:r>
      <w:r w:rsidRPr="00C52E41">
        <w:t xml:space="preserve">accounts </w:t>
      </w:r>
      <w:r w:rsidR="001904F2" w:rsidRPr="00C52E41">
        <w:t>in group of casinos.</w:t>
      </w:r>
    </w:p>
    <w:p w14:paraId="758E51F0" w14:textId="77777777" w:rsidR="005A682D" w:rsidRPr="00C52E41" w:rsidRDefault="005A682D" w:rsidP="005D5DE7">
      <w:pPr>
        <w:pStyle w:val="aa"/>
        <w:numPr>
          <w:ilvl w:val="0"/>
          <w:numId w:val="9"/>
        </w:numPr>
        <w:jc w:val="both"/>
      </w:pPr>
      <w:r w:rsidRPr="00C52E41">
        <w:t>View all the reported cases</w:t>
      </w:r>
    </w:p>
    <w:p w14:paraId="6FEA6A4E" w14:textId="77777777" w:rsidR="005A682D" w:rsidRPr="00C52E41" w:rsidRDefault="005A682D" w:rsidP="005D5DE7">
      <w:pPr>
        <w:pStyle w:val="aa"/>
        <w:numPr>
          <w:ilvl w:val="0"/>
          <w:numId w:val="9"/>
        </w:numPr>
        <w:jc w:val="both"/>
      </w:pPr>
      <w:r w:rsidRPr="00C52E41">
        <w:t>Change case status</w:t>
      </w:r>
    </w:p>
    <w:p w14:paraId="0EFD37F0" w14:textId="77777777" w:rsidR="005A682D" w:rsidRPr="00C52E41" w:rsidRDefault="005A682D" w:rsidP="005D5DE7">
      <w:pPr>
        <w:pStyle w:val="aa"/>
        <w:numPr>
          <w:ilvl w:val="0"/>
          <w:numId w:val="10"/>
        </w:numPr>
        <w:jc w:val="both"/>
      </w:pPr>
      <w:r w:rsidRPr="00C52E41">
        <w:t>Search case</w:t>
      </w:r>
    </w:p>
    <w:p w14:paraId="2357A092" w14:textId="77777777" w:rsidR="00596604" w:rsidRPr="00C52E41" w:rsidRDefault="005A682D" w:rsidP="000E7AE4">
      <w:pPr>
        <w:pStyle w:val="aa"/>
        <w:numPr>
          <w:ilvl w:val="0"/>
          <w:numId w:val="10"/>
        </w:numPr>
        <w:jc w:val="both"/>
      </w:pPr>
      <w:r w:rsidRPr="00C52E41">
        <w:t>Sort search results by case name, status, subject, people to assign, account name, priority</w:t>
      </w:r>
    </w:p>
    <w:p w14:paraId="73B7C539" w14:textId="77777777" w:rsidR="00596604" w:rsidRPr="00C52E41" w:rsidRDefault="005A682D" w:rsidP="005D5DE7">
      <w:pPr>
        <w:jc w:val="both"/>
        <w:rPr>
          <w:b/>
        </w:rPr>
      </w:pPr>
      <w:r w:rsidRPr="00C52E41">
        <w:rPr>
          <w:b/>
        </w:rPr>
        <w:t>For all Client:</w:t>
      </w:r>
    </w:p>
    <w:p w14:paraId="6C1600C8" w14:textId="77777777" w:rsidR="009E232F" w:rsidRPr="00C52E41" w:rsidRDefault="009E232F" w:rsidP="005D5DE7">
      <w:pPr>
        <w:pStyle w:val="aa"/>
        <w:numPr>
          <w:ilvl w:val="0"/>
          <w:numId w:val="11"/>
        </w:numPr>
        <w:jc w:val="both"/>
      </w:pPr>
      <w:r w:rsidRPr="00C52E41">
        <w:t>Run on windows and MAC os</w:t>
      </w:r>
    </w:p>
    <w:p w14:paraId="2328FA36" w14:textId="77777777" w:rsidR="005A682D" w:rsidRPr="00C52E41" w:rsidRDefault="005A682D" w:rsidP="005D5DE7">
      <w:pPr>
        <w:pStyle w:val="aa"/>
        <w:numPr>
          <w:ilvl w:val="0"/>
          <w:numId w:val="11"/>
        </w:numPr>
        <w:jc w:val="both"/>
      </w:pPr>
      <w:r w:rsidRPr="00C52E41">
        <w:t>Respond time is about 1.5 second</w:t>
      </w:r>
      <w:r w:rsidR="009E232F" w:rsidRPr="00C52E41">
        <w:t>s</w:t>
      </w:r>
    </w:p>
    <w:p w14:paraId="76139F56" w14:textId="77777777" w:rsidR="005A682D" w:rsidRPr="00C52E41" w:rsidRDefault="005A682D" w:rsidP="005D5DE7">
      <w:pPr>
        <w:pStyle w:val="aa"/>
        <w:numPr>
          <w:ilvl w:val="0"/>
          <w:numId w:val="11"/>
        </w:numPr>
        <w:jc w:val="both"/>
      </w:pPr>
      <w:r w:rsidRPr="00C52E41">
        <w:t>Bio-language interface with English and Chinese</w:t>
      </w:r>
    </w:p>
    <w:p w14:paraId="69D4AF82" w14:textId="77777777" w:rsidR="005A682D" w:rsidRPr="00C52E41" w:rsidRDefault="005A682D" w:rsidP="005D5DE7">
      <w:pPr>
        <w:pStyle w:val="aa"/>
        <w:numPr>
          <w:ilvl w:val="0"/>
          <w:numId w:val="11"/>
        </w:numPr>
        <w:jc w:val="both"/>
      </w:pPr>
      <w:r w:rsidRPr="00C52E41">
        <w:t>Change display language in option</w:t>
      </w:r>
    </w:p>
    <w:p w14:paraId="1F5E0571" w14:textId="77777777" w:rsidR="009E232F" w:rsidRPr="00C52E41" w:rsidRDefault="009E232F" w:rsidP="005D5DE7">
      <w:pPr>
        <w:pStyle w:val="aa"/>
        <w:numPr>
          <w:ilvl w:val="0"/>
          <w:numId w:val="11"/>
        </w:numPr>
        <w:jc w:val="both"/>
      </w:pPr>
      <w:r w:rsidRPr="00C52E41">
        <w:t>Register into the system</w:t>
      </w:r>
    </w:p>
    <w:p w14:paraId="75037326" w14:textId="77777777" w:rsidR="00596604" w:rsidRPr="00C52E41" w:rsidRDefault="009E232F" w:rsidP="000E7AE4">
      <w:pPr>
        <w:pStyle w:val="aa"/>
        <w:numPr>
          <w:ilvl w:val="0"/>
          <w:numId w:val="11"/>
        </w:numPr>
        <w:jc w:val="both"/>
      </w:pPr>
      <w:r w:rsidRPr="00C52E41">
        <w:t>Use e-mail front name as the account name</w:t>
      </w:r>
    </w:p>
    <w:p w14:paraId="2065745D" w14:textId="77777777" w:rsidR="00596604" w:rsidRPr="00C52E41" w:rsidRDefault="005A682D" w:rsidP="005D5DE7">
      <w:pPr>
        <w:jc w:val="both"/>
        <w:rPr>
          <w:b/>
        </w:rPr>
      </w:pPr>
      <w:r w:rsidRPr="00C52E41">
        <w:rPr>
          <w:b/>
        </w:rPr>
        <w:t>For server</w:t>
      </w:r>
      <w:r w:rsidR="00596604" w:rsidRPr="00C52E41">
        <w:rPr>
          <w:b/>
        </w:rPr>
        <w:t>:</w:t>
      </w:r>
    </w:p>
    <w:p w14:paraId="6F2DDB7D" w14:textId="77777777" w:rsidR="009E232F" w:rsidRPr="00C52E41" w:rsidRDefault="009E232F" w:rsidP="005D5DE7">
      <w:pPr>
        <w:pStyle w:val="aa"/>
        <w:numPr>
          <w:ilvl w:val="0"/>
          <w:numId w:val="12"/>
        </w:numPr>
        <w:jc w:val="both"/>
      </w:pPr>
      <w:r w:rsidRPr="00C52E41">
        <w:t>Run on windows and MAC os.</w:t>
      </w:r>
    </w:p>
    <w:p w14:paraId="4D4A4418" w14:textId="77777777" w:rsidR="00596604" w:rsidRPr="00C52E41" w:rsidRDefault="005A682D" w:rsidP="005D5DE7">
      <w:pPr>
        <w:pStyle w:val="aa"/>
        <w:numPr>
          <w:ilvl w:val="0"/>
          <w:numId w:val="12"/>
        </w:numPr>
        <w:jc w:val="both"/>
      </w:pPr>
      <w:r w:rsidRPr="00C52E41">
        <w:t>Run for 24-hour</w:t>
      </w:r>
    </w:p>
    <w:p w14:paraId="352325F6" w14:textId="77777777" w:rsidR="009E232F" w:rsidRPr="00C52E41" w:rsidRDefault="009E232F" w:rsidP="005D5DE7">
      <w:pPr>
        <w:pStyle w:val="aa"/>
        <w:numPr>
          <w:ilvl w:val="0"/>
          <w:numId w:val="12"/>
        </w:numPr>
        <w:jc w:val="both"/>
      </w:pPr>
      <w:r w:rsidRPr="00C52E41">
        <w:t>Do maintenance with a copy of all the data in server database</w:t>
      </w:r>
    </w:p>
    <w:p w14:paraId="20740EA8" w14:textId="77777777" w:rsidR="009E232F" w:rsidRPr="00C52E41" w:rsidRDefault="009E232F" w:rsidP="005D5DE7">
      <w:pPr>
        <w:pStyle w:val="aa"/>
        <w:numPr>
          <w:ilvl w:val="0"/>
          <w:numId w:val="12"/>
        </w:numPr>
        <w:jc w:val="both"/>
      </w:pPr>
      <w:r w:rsidRPr="00C52E41">
        <w:t>Update maintained data in 2 minutes</w:t>
      </w:r>
    </w:p>
    <w:p w14:paraId="1F631707" w14:textId="77777777" w:rsidR="009E232F" w:rsidRPr="00C52E41" w:rsidRDefault="009E232F" w:rsidP="005D5DE7">
      <w:pPr>
        <w:pStyle w:val="aa"/>
        <w:numPr>
          <w:ilvl w:val="0"/>
          <w:numId w:val="12"/>
        </w:numPr>
        <w:jc w:val="both"/>
      </w:pPr>
      <w:r w:rsidRPr="00C52E41">
        <w:t>Check not yet closed case</w:t>
      </w:r>
    </w:p>
    <w:p w14:paraId="377732C6" w14:textId="70A301FF" w:rsidR="009E232F" w:rsidRPr="00C52E41" w:rsidRDefault="009E232F" w:rsidP="005D5DE7">
      <w:pPr>
        <w:pStyle w:val="aa"/>
        <w:numPr>
          <w:ilvl w:val="0"/>
          <w:numId w:val="12"/>
        </w:numPr>
        <w:jc w:val="both"/>
      </w:pPr>
      <w:r w:rsidRPr="00C52E41">
        <w:t xml:space="preserve">Send warning to </w:t>
      </w:r>
      <w:r w:rsidR="00B42164">
        <w:t>LT Game</w:t>
      </w:r>
      <w:r w:rsidRPr="00C52E41">
        <w:t xml:space="preserve"> manager, casino floor manager and casino IT support for not yet closed cases last for over a week</w:t>
      </w:r>
    </w:p>
    <w:p w14:paraId="72E3977D" w14:textId="77777777" w:rsidR="006C2CCB" w:rsidRPr="00C52E41" w:rsidRDefault="006C2CCB" w:rsidP="005D5DE7">
      <w:pPr>
        <w:pStyle w:val="2"/>
        <w:jc w:val="both"/>
        <w:rPr>
          <w:sz w:val="32"/>
          <w:szCs w:val="32"/>
        </w:rPr>
      </w:pPr>
      <w:bookmarkStart w:id="283" w:name="_Toc403003018"/>
      <w:r w:rsidRPr="00C52E41">
        <w:rPr>
          <w:sz w:val="32"/>
          <w:szCs w:val="32"/>
        </w:rPr>
        <w:t xml:space="preserve">System </w:t>
      </w:r>
      <w:commentRangeStart w:id="284"/>
      <w:r w:rsidRPr="00C52E41">
        <w:rPr>
          <w:sz w:val="32"/>
          <w:szCs w:val="32"/>
        </w:rPr>
        <w:t>evaluation</w:t>
      </w:r>
      <w:commentRangeEnd w:id="284"/>
      <w:r w:rsidR="000E58E9" w:rsidRPr="00C52E41">
        <w:rPr>
          <w:rStyle w:val="ae"/>
          <w:smallCaps w:val="0"/>
          <w:spacing w:val="0"/>
        </w:rPr>
        <w:commentReference w:id="284"/>
      </w:r>
      <w:bookmarkEnd w:id="283"/>
    </w:p>
    <w:p w14:paraId="20379424" w14:textId="77777777" w:rsidR="0089279E" w:rsidRDefault="0089279E" w:rsidP="0089279E">
      <w:pPr>
        <w:jc w:val="both"/>
      </w:pPr>
      <w:r>
        <w:t xml:space="preserve">With the prototype some tests are also done to evaluate system performance. </w:t>
      </w:r>
    </w:p>
    <w:p w14:paraId="057FC550" w14:textId="72D4E50A" w:rsidR="0055163E" w:rsidRDefault="0089279E" w:rsidP="006C2CCB">
      <w:pPr>
        <w:jc w:val="both"/>
        <w:rPr>
          <w:ins w:id="285" w:author="Jyun Asakura" w:date="2014-11-06T02:06:00Z"/>
        </w:rPr>
      </w:pPr>
      <w:r>
        <w:t xml:space="preserve">For doing user testing, the system is distribute to users use it. After a few weeks, some feedback are received from the users. Over 80% users consider this enhance CRM is useful. Most of these user also said it is easy to learn the new CRM. </w:t>
      </w:r>
    </w:p>
    <w:p w14:paraId="6C63AD63" w14:textId="77777777" w:rsidR="00CE6CFA" w:rsidRPr="00C52E41" w:rsidRDefault="00CE6CFA" w:rsidP="006C2CCB">
      <w:pPr>
        <w:jc w:val="both"/>
      </w:pPr>
    </w:p>
    <w:p w14:paraId="64C0D07E" w14:textId="77777777" w:rsidR="004A4AAC" w:rsidRDefault="004A4AAC" w:rsidP="004A4AAC">
      <w:pPr>
        <w:pStyle w:val="3"/>
        <w:rPr>
          <w:color w:val="000000" w:themeColor="text1"/>
          <w:lang w:eastAsia="zh-HK"/>
        </w:rPr>
      </w:pPr>
      <w:bookmarkStart w:id="286" w:name="_Toc403003019"/>
      <w:r>
        <w:rPr>
          <w:color w:val="000000" w:themeColor="text1"/>
          <w:lang w:eastAsia="zh-HK"/>
        </w:rPr>
        <w:t xml:space="preserve">Test </w:t>
      </w:r>
      <w:commentRangeStart w:id="287"/>
      <w:commentRangeStart w:id="288"/>
      <w:r>
        <w:rPr>
          <w:color w:val="000000" w:themeColor="text1"/>
          <w:lang w:eastAsia="zh-HK"/>
        </w:rPr>
        <w:t>Case</w:t>
      </w:r>
      <w:commentRangeEnd w:id="287"/>
      <w:r w:rsidR="00BB63C5">
        <w:rPr>
          <w:rStyle w:val="ae"/>
          <w:smallCaps w:val="0"/>
          <w:spacing w:val="0"/>
        </w:rPr>
        <w:commentReference w:id="287"/>
      </w:r>
      <w:commentRangeEnd w:id="288"/>
      <w:r w:rsidR="00F61A5E">
        <w:rPr>
          <w:rStyle w:val="ae"/>
          <w:smallCaps w:val="0"/>
          <w:spacing w:val="0"/>
        </w:rPr>
        <w:commentReference w:id="288"/>
      </w:r>
      <w:bookmarkEnd w:id="286"/>
    </w:p>
    <w:tbl>
      <w:tblPr>
        <w:tblW w:w="0" w:type="auto"/>
        <w:tblInd w:w="108" w:type="dxa"/>
        <w:tblLook w:val="04A0" w:firstRow="1" w:lastRow="0" w:firstColumn="1" w:lastColumn="0" w:noHBand="0" w:noVBand="1"/>
      </w:tblPr>
      <w:tblGrid>
        <w:gridCol w:w="611"/>
        <w:gridCol w:w="2474"/>
        <w:gridCol w:w="4832"/>
        <w:gridCol w:w="992"/>
      </w:tblGrid>
      <w:tr w:rsidR="00FF346C" w:rsidRPr="00FF346C" w:rsidDel="003A01D0" w14:paraId="21B272FB" w14:textId="528EF6BD" w:rsidTr="00AA6225">
        <w:trPr>
          <w:trHeight w:val="1284"/>
          <w:del w:id="289" w:author="Jyun Asakura" w:date="2014-11-06T02:00:00Z"/>
        </w:trPr>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9DA95D3" w14:textId="48E69FD8" w:rsidR="00FF346C" w:rsidRPr="00FF346C" w:rsidDel="003A01D0" w:rsidRDefault="00FF346C" w:rsidP="00FF346C">
            <w:pPr>
              <w:spacing w:before="0" w:after="0" w:line="240" w:lineRule="auto"/>
              <w:rPr>
                <w:del w:id="290" w:author="Jyun Asakura" w:date="2014-11-06T02:00:00Z"/>
                <w:rFonts w:eastAsia="Times New Roman"/>
                <w:color w:val="000000"/>
                <w:sz w:val="20"/>
                <w:szCs w:val="20"/>
                <w:lang w:eastAsia="zh-CN"/>
              </w:rPr>
            </w:pPr>
            <w:del w:id="291" w:author="Jyun Asakura" w:date="2014-11-06T02:00:00Z">
              <w:r w:rsidRPr="00FF346C" w:rsidDel="003A01D0">
                <w:rPr>
                  <w:rFonts w:eastAsia="Times New Roman"/>
                  <w:color w:val="000000"/>
                  <w:sz w:val="20"/>
                  <w:szCs w:val="20"/>
                  <w:lang w:eastAsia="zh-TW"/>
                </w:rPr>
                <w:delText>Test Case #: 1</w:delText>
              </w:r>
              <w:r w:rsidRPr="00FF346C" w:rsidDel="003A01D0">
                <w:rPr>
                  <w:rFonts w:eastAsia="Times New Roman"/>
                  <w:color w:val="000000"/>
                  <w:sz w:val="20"/>
                  <w:szCs w:val="20"/>
                  <w:lang w:eastAsia="zh-TW"/>
                </w:rPr>
                <w:br/>
                <w:delText xml:space="preserve">Test Case Name: Send </w:delText>
              </w:r>
              <w:r w:rsidR="00AA6225" w:rsidRPr="00FF346C" w:rsidDel="003A01D0">
                <w:rPr>
                  <w:rFonts w:eastAsia="Times New Roman"/>
                  <w:color w:val="000000"/>
                  <w:sz w:val="20"/>
                  <w:szCs w:val="20"/>
                  <w:lang w:eastAsia="zh-TW"/>
                </w:rPr>
                <w:delText>warning</w:delText>
              </w:r>
              <w:r w:rsidRPr="00FF346C" w:rsidDel="003A01D0">
                <w:rPr>
                  <w:rFonts w:eastAsia="Times New Roman"/>
                  <w:color w:val="000000"/>
                  <w:sz w:val="20"/>
                  <w:szCs w:val="20"/>
                  <w:lang w:eastAsia="zh-TW"/>
                </w:rPr>
                <w:delText xml:space="preserve"> e-mail</w:delText>
              </w:r>
              <w:r w:rsidRPr="00FF346C" w:rsidDel="003A01D0">
                <w:rPr>
                  <w:rFonts w:eastAsia="Times New Roman"/>
                  <w:color w:val="000000"/>
                  <w:sz w:val="20"/>
                  <w:szCs w:val="20"/>
                  <w:lang w:eastAsia="zh-TW"/>
                </w:rPr>
                <w:br/>
                <w:delText xml:space="preserve">Short Description: Check issues not yet close over 7 days and send a </w:delText>
              </w:r>
              <w:r w:rsidR="00AA6225" w:rsidRPr="00FF346C" w:rsidDel="003A01D0">
                <w:rPr>
                  <w:rFonts w:eastAsia="Times New Roman"/>
                  <w:color w:val="000000"/>
                  <w:sz w:val="20"/>
                  <w:szCs w:val="20"/>
                  <w:lang w:eastAsia="zh-TW"/>
                </w:rPr>
                <w:delText>warning</w:delText>
              </w:r>
              <w:r w:rsidRPr="00FF346C" w:rsidDel="003A01D0">
                <w:rPr>
                  <w:rFonts w:eastAsia="Times New Roman"/>
                  <w:color w:val="000000"/>
                  <w:sz w:val="20"/>
                  <w:szCs w:val="20"/>
                  <w:lang w:eastAsia="zh-TW"/>
                </w:rPr>
                <w:delText xml:space="preserve"> e-mail</w:delText>
              </w:r>
            </w:del>
          </w:p>
        </w:tc>
      </w:tr>
      <w:tr w:rsidR="00FF346C" w:rsidRPr="00FF346C" w:rsidDel="003A01D0" w14:paraId="2CBE40BE" w14:textId="0D15BC26" w:rsidTr="00AA6225">
        <w:trPr>
          <w:trHeight w:val="288"/>
          <w:del w:id="292"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F1CAEB" w14:textId="7BCAF591" w:rsidR="00FF346C" w:rsidRPr="00FF346C" w:rsidDel="003A01D0" w:rsidRDefault="00FF346C" w:rsidP="00FF346C">
            <w:pPr>
              <w:spacing w:before="0" w:after="0" w:line="240" w:lineRule="auto"/>
              <w:rPr>
                <w:del w:id="293" w:author="Jyun Asakura" w:date="2014-11-06T02:00:00Z"/>
                <w:rFonts w:ascii="Calibri" w:eastAsia="Times New Roman" w:hAnsi="Calibri"/>
                <w:color w:val="000000"/>
                <w:lang w:eastAsia="zh-CN"/>
              </w:rPr>
            </w:pPr>
            <w:del w:id="294" w:author="Jyun Asakura" w:date="2014-11-06T02:00:00Z">
              <w:r w:rsidRPr="00FF346C" w:rsidDel="003A01D0">
                <w:rPr>
                  <w:rFonts w:ascii="Calibri" w:eastAsia="Times New Roman" w:hAnsi="Calibri"/>
                  <w:color w:val="000000"/>
                  <w:sz w:val="22"/>
                  <w:szCs w:val="22"/>
                  <w:lang w:eastAsia="zh-CN"/>
                </w:rPr>
                <w:delText>Step</w:delText>
              </w:r>
            </w:del>
          </w:p>
        </w:tc>
        <w:tc>
          <w:tcPr>
            <w:tcW w:w="0" w:type="auto"/>
            <w:tcBorders>
              <w:top w:val="nil"/>
              <w:left w:val="nil"/>
              <w:bottom w:val="single" w:sz="4" w:space="0" w:color="auto"/>
              <w:right w:val="single" w:sz="4" w:space="0" w:color="auto"/>
            </w:tcBorders>
            <w:shd w:val="clear" w:color="auto" w:fill="auto"/>
            <w:noWrap/>
            <w:vAlign w:val="bottom"/>
            <w:hideMark/>
          </w:tcPr>
          <w:p w14:paraId="38027B01" w14:textId="7338F1C2" w:rsidR="00FF346C" w:rsidRPr="00FF346C" w:rsidDel="003A01D0" w:rsidRDefault="00FF346C" w:rsidP="00FF346C">
            <w:pPr>
              <w:spacing w:before="0" w:after="0" w:line="240" w:lineRule="auto"/>
              <w:rPr>
                <w:del w:id="295" w:author="Jyun Asakura" w:date="2014-11-06T02:00:00Z"/>
                <w:rFonts w:ascii="Calibri" w:eastAsia="Times New Roman" w:hAnsi="Calibri"/>
                <w:color w:val="000000"/>
                <w:lang w:eastAsia="zh-CN"/>
              </w:rPr>
            </w:pPr>
            <w:del w:id="296" w:author="Jyun Asakura" w:date="2014-11-06T02:00:00Z">
              <w:r w:rsidRPr="00FF346C" w:rsidDel="003A01D0">
                <w:rPr>
                  <w:rFonts w:ascii="Calibri" w:eastAsia="Times New Roman" w:hAnsi="Calibri"/>
                  <w:color w:val="000000"/>
                  <w:sz w:val="22"/>
                  <w:szCs w:val="22"/>
                  <w:lang w:eastAsia="zh-CN"/>
                </w:rPr>
                <w:delText>Action</w:delText>
              </w:r>
            </w:del>
          </w:p>
        </w:tc>
        <w:tc>
          <w:tcPr>
            <w:tcW w:w="0" w:type="auto"/>
            <w:tcBorders>
              <w:top w:val="nil"/>
              <w:left w:val="nil"/>
              <w:bottom w:val="single" w:sz="4" w:space="0" w:color="auto"/>
              <w:right w:val="single" w:sz="4" w:space="0" w:color="auto"/>
            </w:tcBorders>
            <w:shd w:val="clear" w:color="auto" w:fill="auto"/>
            <w:noWrap/>
            <w:vAlign w:val="bottom"/>
            <w:hideMark/>
          </w:tcPr>
          <w:p w14:paraId="5235A2D7" w14:textId="02836298" w:rsidR="00FF346C" w:rsidRPr="00FF346C" w:rsidDel="003A01D0" w:rsidRDefault="00AA6225" w:rsidP="00AA6225">
            <w:pPr>
              <w:spacing w:before="0" w:after="0" w:line="240" w:lineRule="auto"/>
              <w:rPr>
                <w:del w:id="297" w:author="Jyun Asakura" w:date="2014-11-06T02:00:00Z"/>
                <w:rFonts w:ascii="Calibri" w:eastAsia="Times New Roman" w:hAnsi="Calibri"/>
                <w:color w:val="000000"/>
                <w:lang w:eastAsia="zh-CN"/>
              </w:rPr>
            </w:pPr>
            <w:del w:id="298" w:author="Jyun Asakura" w:date="2014-11-06T02:00:00Z">
              <w:r w:rsidDel="003A01D0">
                <w:rPr>
                  <w:rFonts w:ascii="Calibri" w:eastAsia="Times New Roman" w:hAnsi="Calibri"/>
                  <w:color w:val="000000"/>
                  <w:sz w:val="22"/>
                  <w:szCs w:val="22"/>
                  <w:lang w:eastAsia="zh-CN"/>
                </w:rPr>
                <w:delText>Expect</w:delText>
              </w:r>
              <w:r w:rsidR="00FF346C" w:rsidRPr="00FF346C" w:rsidDel="003A01D0">
                <w:rPr>
                  <w:rFonts w:ascii="Calibri" w:eastAsia="Times New Roman" w:hAnsi="Calibri"/>
                  <w:color w:val="000000"/>
                  <w:sz w:val="22"/>
                  <w:szCs w:val="22"/>
                  <w:lang w:eastAsia="zh-CN"/>
                </w:rPr>
                <w:delText xml:space="preserve"> system responds</w:delText>
              </w:r>
            </w:del>
          </w:p>
        </w:tc>
        <w:tc>
          <w:tcPr>
            <w:tcW w:w="0" w:type="auto"/>
            <w:tcBorders>
              <w:top w:val="nil"/>
              <w:left w:val="nil"/>
              <w:bottom w:val="single" w:sz="4" w:space="0" w:color="auto"/>
              <w:right w:val="single" w:sz="4" w:space="0" w:color="auto"/>
            </w:tcBorders>
            <w:shd w:val="clear" w:color="auto" w:fill="auto"/>
            <w:noWrap/>
            <w:vAlign w:val="bottom"/>
            <w:hideMark/>
          </w:tcPr>
          <w:p w14:paraId="6EB4E4E6" w14:textId="52D694C2" w:rsidR="00FF346C" w:rsidRPr="00FF346C" w:rsidDel="003A01D0" w:rsidRDefault="00FF346C" w:rsidP="00FF346C">
            <w:pPr>
              <w:spacing w:before="0" w:after="0" w:line="240" w:lineRule="auto"/>
              <w:rPr>
                <w:del w:id="299" w:author="Jyun Asakura" w:date="2014-11-06T02:00:00Z"/>
                <w:rFonts w:ascii="Calibri" w:eastAsia="Times New Roman" w:hAnsi="Calibri"/>
                <w:color w:val="000000"/>
                <w:lang w:eastAsia="zh-CN"/>
              </w:rPr>
            </w:pPr>
            <w:del w:id="300" w:author="Jyun Asakura" w:date="2014-11-06T02:00:00Z">
              <w:r w:rsidRPr="00FF346C" w:rsidDel="003A01D0">
                <w:rPr>
                  <w:rFonts w:ascii="Calibri" w:eastAsia="Times New Roman" w:hAnsi="Calibri"/>
                  <w:color w:val="000000"/>
                  <w:sz w:val="22"/>
                  <w:szCs w:val="22"/>
                  <w:lang w:eastAsia="zh-CN"/>
                </w:rPr>
                <w:delText>Pass/Fail</w:delText>
              </w:r>
            </w:del>
          </w:p>
        </w:tc>
      </w:tr>
      <w:tr w:rsidR="00FF346C" w:rsidRPr="00FF346C" w:rsidDel="003A01D0" w14:paraId="3651043B" w14:textId="4970FEA5" w:rsidTr="00AA6225">
        <w:trPr>
          <w:trHeight w:val="288"/>
          <w:del w:id="301"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9C69629" w14:textId="42224302" w:rsidR="00FF346C" w:rsidRPr="00FF346C" w:rsidDel="003A01D0" w:rsidRDefault="00FF346C" w:rsidP="00D5226F">
            <w:pPr>
              <w:spacing w:before="0" w:after="0" w:line="240" w:lineRule="auto"/>
              <w:jc w:val="center"/>
              <w:rPr>
                <w:del w:id="302" w:author="Jyun Asakura" w:date="2014-11-06T02:00:00Z"/>
                <w:rFonts w:ascii="Calibri" w:eastAsia="Times New Roman" w:hAnsi="Calibri"/>
                <w:color w:val="000000"/>
                <w:lang w:eastAsia="zh-CN"/>
              </w:rPr>
            </w:pPr>
            <w:del w:id="303" w:author="Jyun Asakura" w:date="2014-11-06T02:00:00Z">
              <w:r w:rsidRPr="00FF346C" w:rsidDel="003A01D0">
                <w:rPr>
                  <w:rFonts w:ascii="Calibri" w:eastAsia="Times New Roman" w:hAnsi="Calibri"/>
                  <w:color w:val="000000"/>
                  <w:sz w:val="22"/>
                  <w:szCs w:val="22"/>
                  <w:lang w:eastAsia="zh-CN"/>
                </w:rPr>
                <w:delText>1</w:delText>
              </w:r>
            </w:del>
          </w:p>
        </w:tc>
        <w:tc>
          <w:tcPr>
            <w:tcW w:w="0" w:type="auto"/>
            <w:tcBorders>
              <w:top w:val="nil"/>
              <w:left w:val="nil"/>
              <w:bottom w:val="single" w:sz="4" w:space="0" w:color="auto"/>
              <w:right w:val="single" w:sz="4" w:space="0" w:color="auto"/>
            </w:tcBorders>
            <w:shd w:val="clear" w:color="auto" w:fill="auto"/>
            <w:noWrap/>
            <w:vAlign w:val="bottom"/>
            <w:hideMark/>
          </w:tcPr>
          <w:p w14:paraId="727B7444" w14:textId="18CE0B22" w:rsidR="00FF346C" w:rsidRPr="00FF346C" w:rsidDel="003A01D0" w:rsidRDefault="00FF346C" w:rsidP="00FF346C">
            <w:pPr>
              <w:spacing w:before="0" w:after="0" w:line="240" w:lineRule="auto"/>
              <w:rPr>
                <w:del w:id="304" w:author="Jyun Asakura" w:date="2014-11-06T02:00:00Z"/>
                <w:rFonts w:ascii="Calibri" w:eastAsia="Times New Roman" w:hAnsi="Calibri"/>
                <w:color w:val="000000"/>
                <w:lang w:eastAsia="zh-CN"/>
              </w:rPr>
            </w:pPr>
            <w:del w:id="305" w:author="Jyun Asakura" w:date="2014-11-06T02:00:00Z">
              <w:r w:rsidRPr="00FF346C" w:rsidDel="003A01D0">
                <w:rPr>
                  <w:rFonts w:ascii="Calibri" w:eastAsia="Times New Roman" w:hAnsi="Calibri"/>
                  <w:color w:val="000000"/>
                  <w:sz w:val="22"/>
                  <w:szCs w:val="22"/>
                  <w:lang w:eastAsia="zh-CN"/>
                </w:rPr>
                <w:delText>Check reported issues</w:delText>
              </w:r>
            </w:del>
          </w:p>
        </w:tc>
        <w:tc>
          <w:tcPr>
            <w:tcW w:w="0" w:type="auto"/>
            <w:tcBorders>
              <w:top w:val="nil"/>
              <w:left w:val="nil"/>
              <w:bottom w:val="single" w:sz="4" w:space="0" w:color="auto"/>
              <w:right w:val="single" w:sz="4" w:space="0" w:color="auto"/>
            </w:tcBorders>
            <w:shd w:val="clear" w:color="auto" w:fill="auto"/>
            <w:noWrap/>
            <w:vAlign w:val="bottom"/>
            <w:hideMark/>
          </w:tcPr>
          <w:p w14:paraId="05283896" w14:textId="0AC055DB" w:rsidR="00FF346C" w:rsidRPr="00FF346C" w:rsidDel="003A01D0" w:rsidRDefault="00442543" w:rsidP="00FF346C">
            <w:pPr>
              <w:spacing w:before="0" w:after="0" w:line="240" w:lineRule="auto"/>
              <w:rPr>
                <w:del w:id="306" w:author="Jyun Asakura" w:date="2014-11-06T02:00:00Z"/>
                <w:rFonts w:ascii="Calibri" w:eastAsia="Times New Roman" w:hAnsi="Calibri"/>
                <w:color w:val="000000"/>
                <w:lang w:eastAsia="zh-CN"/>
              </w:rPr>
            </w:pPr>
            <w:del w:id="307" w:author="Jyun Asakura" w:date="2014-11-06T02:00:00Z">
              <w:r w:rsidDel="003A01D0">
                <w:rPr>
                  <w:rFonts w:ascii="Calibri" w:eastAsia="Times New Roman" w:hAnsi="Calibri"/>
                  <w:color w:val="000000"/>
                  <w:sz w:val="22"/>
                  <w:szCs w:val="22"/>
                  <w:lang w:eastAsia="zh-CN"/>
                </w:rPr>
                <w:delText xml:space="preserve">In </w:delText>
              </w:r>
              <w:r w:rsidR="006652C4" w:rsidDel="003A01D0">
                <w:rPr>
                  <w:rFonts w:ascii="Calibri" w:eastAsia="Times New Roman" w:hAnsi="Calibri"/>
                  <w:color w:val="000000"/>
                  <w:sz w:val="22"/>
                  <w:szCs w:val="22"/>
                  <w:lang w:eastAsia="zh-CN"/>
                </w:rPr>
                <w:delText>maintenance</w:delText>
              </w:r>
              <w:r w:rsidDel="003A01D0">
                <w:rPr>
                  <w:rFonts w:ascii="Calibri" w:eastAsia="Times New Roman" w:hAnsi="Calibri"/>
                  <w:color w:val="000000"/>
                  <w:sz w:val="22"/>
                  <w:szCs w:val="22"/>
                  <w:lang w:eastAsia="zh-CN"/>
                </w:rPr>
                <w:delText xml:space="preserve"> session, server checks all the issues</w:delText>
              </w:r>
            </w:del>
          </w:p>
        </w:tc>
        <w:tc>
          <w:tcPr>
            <w:tcW w:w="0" w:type="auto"/>
            <w:tcBorders>
              <w:top w:val="nil"/>
              <w:left w:val="nil"/>
              <w:bottom w:val="single" w:sz="4" w:space="0" w:color="auto"/>
              <w:right w:val="single" w:sz="4" w:space="0" w:color="auto"/>
            </w:tcBorders>
            <w:shd w:val="clear" w:color="auto" w:fill="auto"/>
            <w:noWrap/>
            <w:vAlign w:val="bottom"/>
            <w:hideMark/>
          </w:tcPr>
          <w:p w14:paraId="730F8AE9" w14:textId="1755963A" w:rsidR="00FF346C" w:rsidRPr="00FF346C" w:rsidDel="003A01D0" w:rsidRDefault="00FF346C" w:rsidP="00FF346C">
            <w:pPr>
              <w:spacing w:before="0" w:after="0" w:line="240" w:lineRule="auto"/>
              <w:rPr>
                <w:del w:id="308" w:author="Jyun Asakura" w:date="2014-11-06T02:00:00Z"/>
                <w:rFonts w:ascii="Calibri" w:eastAsia="Times New Roman" w:hAnsi="Calibri"/>
                <w:color w:val="000000"/>
                <w:lang w:eastAsia="zh-CN"/>
              </w:rPr>
            </w:pPr>
            <w:del w:id="309" w:author="Jyun Asakura" w:date="2014-11-06T02:00:00Z">
              <w:r w:rsidRPr="00FF346C" w:rsidDel="003A01D0">
                <w:rPr>
                  <w:rFonts w:ascii="Calibri" w:eastAsia="Times New Roman" w:hAnsi="Calibri"/>
                  <w:color w:val="000000"/>
                  <w:sz w:val="22"/>
                  <w:szCs w:val="22"/>
                  <w:lang w:eastAsia="zh-CN"/>
                </w:rPr>
                <w:delText>Pass</w:delText>
              </w:r>
            </w:del>
          </w:p>
        </w:tc>
      </w:tr>
      <w:tr w:rsidR="00FF346C" w:rsidRPr="00FF346C" w:rsidDel="003A01D0" w14:paraId="7A6227A8" w14:textId="6C08E984" w:rsidTr="00AA6225">
        <w:trPr>
          <w:trHeight w:val="288"/>
          <w:del w:id="310"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1C2160" w14:textId="2250E5CC" w:rsidR="00FF346C" w:rsidRPr="00FF346C" w:rsidDel="003A01D0" w:rsidRDefault="00FF346C" w:rsidP="00D5226F">
            <w:pPr>
              <w:spacing w:before="0" w:after="0" w:line="240" w:lineRule="auto"/>
              <w:jc w:val="center"/>
              <w:rPr>
                <w:del w:id="311" w:author="Jyun Asakura" w:date="2014-11-06T02:00:00Z"/>
                <w:rFonts w:ascii="Calibri" w:eastAsia="Times New Roman" w:hAnsi="Calibri"/>
                <w:color w:val="000000"/>
                <w:lang w:eastAsia="zh-CN"/>
              </w:rPr>
            </w:pPr>
            <w:del w:id="312" w:author="Jyun Asakura" w:date="2014-11-06T02:00:00Z">
              <w:r w:rsidRPr="00FF346C" w:rsidDel="003A01D0">
                <w:rPr>
                  <w:rFonts w:ascii="Calibri" w:eastAsia="Times New Roman" w:hAnsi="Calibri"/>
                  <w:color w:val="000000"/>
                  <w:sz w:val="22"/>
                  <w:szCs w:val="22"/>
                  <w:lang w:eastAsia="zh-CN"/>
                </w:rPr>
                <w:delText>2</w:delText>
              </w:r>
            </w:del>
          </w:p>
        </w:tc>
        <w:tc>
          <w:tcPr>
            <w:tcW w:w="0" w:type="auto"/>
            <w:tcBorders>
              <w:top w:val="nil"/>
              <w:left w:val="nil"/>
              <w:bottom w:val="single" w:sz="4" w:space="0" w:color="auto"/>
              <w:right w:val="single" w:sz="4" w:space="0" w:color="auto"/>
            </w:tcBorders>
            <w:shd w:val="clear" w:color="auto" w:fill="auto"/>
            <w:noWrap/>
            <w:vAlign w:val="bottom"/>
            <w:hideMark/>
          </w:tcPr>
          <w:p w14:paraId="1B3946D4" w14:textId="6DBF125E" w:rsidR="00FF346C" w:rsidRPr="00FF346C" w:rsidDel="003A01D0" w:rsidRDefault="00FF346C" w:rsidP="00FF346C">
            <w:pPr>
              <w:spacing w:before="0" w:after="0" w:line="240" w:lineRule="auto"/>
              <w:rPr>
                <w:del w:id="313" w:author="Jyun Asakura" w:date="2014-11-06T02:00:00Z"/>
                <w:rFonts w:ascii="Calibri" w:eastAsia="Times New Roman" w:hAnsi="Calibri"/>
                <w:color w:val="000000"/>
                <w:lang w:eastAsia="zh-CN"/>
              </w:rPr>
            </w:pPr>
            <w:del w:id="314" w:author="Jyun Asakura" w:date="2014-11-06T02:00:00Z">
              <w:r w:rsidRPr="00FF346C" w:rsidDel="003A01D0">
                <w:rPr>
                  <w:rFonts w:ascii="Calibri" w:eastAsia="Times New Roman" w:hAnsi="Calibri"/>
                  <w:color w:val="000000"/>
                  <w:sz w:val="22"/>
                  <w:szCs w:val="22"/>
                  <w:lang w:eastAsia="zh-CN"/>
                </w:rPr>
                <w:delText>Check issues' status</w:delText>
              </w:r>
            </w:del>
          </w:p>
        </w:tc>
        <w:tc>
          <w:tcPr>
            <w:tcW w:w="0" w:type="auto"/>
            <w:tcBorders>
              <w:top w:val="nil"/>
              <w:left w:val="nil"/>
              <w:bottom w:val="single" w:sz="4" w:space="0" w:color="auto"/>
              <w:right w:val="single" w:sz="4" w:space="0" w:color="auto"/>
            </w:tcBorders>
            <w:shd w:val="clear" w:color="auto" w:fill="auto"/>
            <w:noWrap/>
            <w:vAlign w:val="bottom"/>
            <w:hideMark/>
          </w:tcPr>
          <w:p w14:paraId="7F5EFC84" w14:textId="1E0C61EB" w:rsidR="00FF346C" w:rsidRPr="00FF346C" w:rsidDel="003A01D0" w:rsidRDefault="00FF346C" w:rsidP="00FF346C">
            <w:pPr>
              <w:spacing w:before="0" w:after="0" w:line="240" w:lineRule="auto"/>
              <w:rPr>
                <w:del w:id="315" w:author="Jyun Asakura" w:date="2014-11-06T02:00:00Z"/>
                <w:rFonts w:ascii="Calibri" w:eastAsia="Times New Roman" w:hAnsi="Calibri"/>
                <w:color w:val="000000"/>
                <w:lang w:eastAsia="zh-CN"/>
              </w:rPr>
            </w:pPr>
            <w:del w:id="316" w:author="Jyun Asakura" w:date="2014-11-06T02:00:00Z">
              <w:r w:rsidRPr="00FF346C" w:rsidDel="003A01D0">
                <w:rPr>
                  <w:rFonts w:ascii="Calibri" w:eastAsia="Times New Roman" w:hAnsi="Calibri"/>
                  <w:color w:val="000000"/>
                  <w:sz w:val="22"/>
                  <w:szCs w:val="22"/>
                  <w:lang w:eastAsia="zh-CN"/>
                </w:rPr>
                <w:delText>Server checks all issues' status</w:delText>
              </w:r>
            </w:del>
          </w:p>
        </w:tc>
        <w:tc>
          <w:tcPr>
            <w:tcW w:w="0" w:type="auto"/>
            <w:tcBorders>
              <w:top w:val="nil"/>
              <w:left w:val="nil"/>
              <w:bottom w:val="single" w:sz="4" w:space="0" w:color="auto"/>
              <w:right w:val="single" w:sz="4" w:space="0" w:color="auto"/>
            </w:tcBorders>
            <w:shd w:val="clear" w:color="auto" w:fill="auto"/>
            <w:noWrap/>
            <w:vAlign w:val="bottom"/>
            <w:hideMark/>
          </w:tcPr>
          <w:p w14:paraId="7A0A5B6C" w14:textId="3236668C" w:rsidR="00FF346C" w:rsidRPr="00FF346C" w:rsidDel="003A01D0" w:rsidRDefault="00FF346C" w:rsidP="00FF346C">
            <w:pPr>
              <w:spacing w:before="0" w:after="0" w:line="240" w:lineRule="auto"/>
              <w:rPr>
                <w:del w:id="317" w:author="Jyun Asakura" w:date="2014-11-06T02:00:00Z"/>
                <w:rFonts w:ascii="Calibri" w:eastAsia="Times New Roman" w:hAnsi="Calibri"/>
                <w:color w:val="000000"/>
                <w:lang w:eastAsia="zh-CN"/>
              </w:rPr>
            </w:pPr>
            <w:del w:id="318" w:author="Jyun Asakura" w:date="2014-11-06T02:00:00Z">
              <w:r w:rsidRPr="00FF346C" w:rsidDel="003A01D0">
                <w:rPr>
                  <w:rFonts w:ascii="Calibri" w:eastAsia="Times New Roman" w:hAnsi="Calibri"/>
                  <w:color w:val="000000"/>
                  <w:sz w:val="22"/>
                  <w:szCs w:val="22"/>
                  <w:lang w:eastAsia="zh-CN"/>
                </w:rPr>
                <w:delText>Pass</w:delText>
              </w:r>
            </w:del>
          </w:p>
        </w:tc>
      </w:tr>
      <w:tr w:rsidR="00FF346C" w:rsidRPr="00FF346C" w:rsidDel="003A01D0" w14:paraId="40C7B6B5" w14:textId="5E31AA56" w:rsidTr="00AA6225">
        <w:trPr>
          <w:trHeight w:val="288"/>
          <w:del w:id="319"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29847C0" w14:textId="0DC1568C" w:rsidR="00FF346C" w:rsidRPr="00FF346C" w:rsidDel="003A01D0" w:rsidRDefault="00FF346C" w:rsidP="00D5226F">
            <w:pPr>
              <w:spacing w:before="0" w:after="0" w:line="240" w:lineRule="auto"/>
              <w:jc w:val="center"/>
              <w:rPr>
                <w:del w:id="320" w:author="Jyun Asakura" w:date="2014-11-06T02:00:00Z"/>
                <w:rFonts w:ascii="Calibri" w:eastAsia="Times New Roman" w:hAnsi="Calibri"/>
                <w:color w:val="000000"/>
                <w:lang w:eastAsia="zh-CN"/>
              </w:rPr>
            </w:pPr>
            <w:del w:id="321" w:author="Jyun Asakura" w:date="2014-11-06T02:00:00Z">
              <w:r w:rsidRPr="00FF346C" w:rsidDel="003A01D0">
                <w:rPr>
                  <w:rFonts w:ascii="Calibri" w:eastAsia="Times New Roman" w:hAnsi="Calibri"/>
                  <w:color w:val="000000"/>
                  <w:sz w:val="22"/>
                  <w:szCs w:val="22"/>
                  <w:lang w:eastAsia="zh-CN"/>
                </w:rPr>
                <w:delText>3</w:delText>
              </w:r>
            </w:del>
          </w:p>
        </w:tc>
        <w:tc>
          <w:tcPr>
            <w:tcW w:w="0" w:type="auto"/>
            <w:tcBorders>
              <w:top w:val="nil"/>
              <w:left w:val="nil"/>
              <w:bottom w:val="single" w:sz="4" w:space="0" w:color="auto"/>
              <w:right w:val="single" w:sz="4" w:space="0" w:color="auto"/>
            </w:tcBorders>
            <w:shd w:val="clear" w:color="auto" w:fill="auto"/>
            <w:noWrap/>
            <w:vAlign w:val="bottom"/>
            <w:hideMark/>
          </w:tcPr>
          <w:p w14:paraId="470563FF" w14:textId="281E604E" w:rsidR="00FF346C" w:rsidRPr="00FF346C" w:rsidDel="003A01D0" w:rsidRDefault="00FF346C" w:rsidP="00FF346C">
            <w:pPr>
              <w:spacing w:before="0" w:after="0" w:line="240" w:lineRule="auto"/>
              <w:rPr>
                <w:del w:id="322" w:author="Jyun Asakura" w:date="2014-11-06T02:00:00Z"/>
                <w:rFonts w:ascii="Calibri" w:eastAsia="Times New Roman" w:hAnsi="Calibri"/>
                <w:color w:val="000000"/>
                <w:lang w:eastAsia="zh-CN"/>
              </w:rPr>
            </w:pPr>
            <w:del w:id="323" w:author="Jyun Asakura" w:date="2014-11-06T02:00:00Z">
              <w:r w:rsidRPr="00FF346C" w:rsidDel="003A01D0">
                <w:rPr>
                  <w:rFonts w:ascii="Calibri" w:eastAsia="Times New Roman" w:hAnsi="Calibri"/>
                  <w:color w:val="000000"/>
                  <w:sz w:val="22"/>
                  <w:szCs w:val="22"/>
                  <w:lang w:eastAsia="zh-CN"/>
                </w:rPr>
                <w:delText>Get not yet close issues</w:delText>
              </w:r>
            </w:del>
          </w:p>
        </w:tc>
        <w:tc>
          <w:tcPr>
            <w:tcW w:w="0" w:type="auto"/>
            <w:tcBorders>
              <w:top w:val="nil"/>
              <w:left w:val="nil"/>
              <w:bottom w:val="single" w:sz="4" w:space="0" w:color="auto"/>
              <w:right w:val="single" w:sz="4" w:space="0" w:color="auto"/>
            </w:tcBorders>
            <w:shd w:val="clear" w:color="auto" w:fill="auto"/>
            <w:noWrap/>
            <w:vAlign w:val="bottom"/>
            <w:hideMark/>
          </w:tcPr>
          <w:p w14:paraId="34D9FFE9" w14:textId="22E2C127" w:rsidR="00FF346C" w:rsidRPr="00FF346C" w:rsidDel="003A01D0" w:rsidRDefault="00FF346C" w:rsidP="00FF346C">
            <w:pPr>
              <w:spacing w:before="0" w:after="0" w:line="240" w:lineRule="auto"/>
              <w:rPr>
                <w:del w:id="324" w:author="Jyun Asakura" w:date="2014-11-06T02:00:00Z"/>
                <w:rFonts w:ascii="Calibri" w:eastAsia="Times New Roman" w:hAnsi="Calibri"/>
                <w:color w:val="000000"/>
                <w:lang w:eastAsia="zh-CN"/>
              </w:rPr>
            </w:pPr>
            <w:del w:id="325" w:author="Jyun Asakura" w:date="2014-11-06T02:00:00Z">
              <w:r w:rsidRPr="00FF346C" w:rsidDel="003A01D0">
                <w:rPr>
                  <w:rFonts w:ascii="Calibri" w:eastAsia="Times New Roman" w:hAnsi="Calibri"/>
                  <w:color w:val="000000"/>
                  <w:sz w:val="22"/>
                  <w:szCs w:val="22"/>
                  <w:lang w:eastAsia="zh-CN"/>
                </w:rPr>
                <w:delText>Server gets all issues not yet close</w:delText>
              </w:r>
            </w:del>
          </w:p>
        </w:tc>
        <w:tc>
          <w:tcPr>
            <w:tcW w:w="0" w:type="auto"/>
            <w:tcBorders>
              <w:top w:val="nil"/>
              <w:left w:val="nil"/>
              <w:bottom w:val="single" w:sz="4" w:space="0" w:color="auto"/>
              <w:right w:val="single" w:sz="4" w:space="0" w:color="auto"/>
            </w:tcBorders>
            <w:shd w:val="clear" w:color="auto" w:fill="auto"/>
            <w:noWrap/>
            <w:vAlign w:val="bottom"/>
            <w:hideMark/>
          </w:tcPr>
          <w:p w14:paraId="2A3B520E" w14:textId="003DCEC2" w:rsidR="00FF346C" w:rsidRPr="00FF346C" w:rsidDel="003A01D0" w:rsidRDefault="00FF346C" w:rsidP="00FF346C">
            <w:pPr>
              <w:spacing w:before="0" w:after="0" w:line="240" w:lineRule="auto"/>
              <w:rPr>
                <w:del w:id="326" w:author="Jyun Asakura" w:date="2014-11-06T02:00:00Z"/>
                <w:rFonts w:ascii="Calibri" w:eastAsia="Times New Roman" w:hAnsi="Calibri"/>
                <w:color w:val="000000"/>
                <w:lang w:eastAsia="zh-CN"/>
              </w:rPr>
            </w:pPr>
            <w:del w:id="327" w:author="Jyun Asakura" w:date="2014-11-06T02:00:00Z">
              <w:r w:rsidRPr="00FF346C" w:rsidDel="003A01D0">
                <w:rPr>
                  <w:rFonts w:ascii="Calibri" w:eastAsia="Times New Roman" w:hAnsi="Calibri"/>
                  <w:color w:val="000000"/>
                  <w:sz w:val="22"/>
                  <w:szCs w:val="22"/>
                  <w:lang w:eastAsia="zh-CN"/>
                </w:rPr>
                <w:delText>Pass</w:delText>
              </w:r>
            </w:del>
          </w:p>
        </w:tc>
      </w:tr>
      <w:tr w:rsidR="00FF346C" w:rsidRPr="00FF346C" w:rsidDel="003A01D0" w14:paraId="21F5170E" w14:textId="29DE906B" w:rsidTr="00AA6225">
        <w:trPr>
          <w:trHeight w:val="288"/>
          <w:del w:id="328"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90C81" w14:textId="3EC69CD9" w:rsidR="00FF346C" w:rsidRPr="00FF346C" w:rsidDel="003A01D0" w:rsidRDefault="00FF346C" w:rsidP="00D5226F">
            <w:pPr>
              <w:spacing w:before="0" w:after="0" w:line="240" w:lineRule="auto"/>
              <w:jc w:val="center"/>
              <w:rPr>
                <w:del w:id="329" w:author="Jyun Asakura" w:date="2014-11-06T02:00:00Z"/>
                <w:rFonts w:ascii="Calibri" w:eastAsia="Times New Roman" w:hAnsi="Calibri"/>
                <w:color w:val="000000"/>
                <w:lang w:eastAsia="zh-CN"/>
              </w:rPr>
            </w:pPr>
            <w:del w:id="330" w:author="Jyun Asakura" w:date="2014-11-06T02:00:00Z">
              <w:r w:rsidRPr="00FF346C" w:rsidDel="003A01D0">
                <w:rPr>
                  <w:rFonts w:ascii="Calibri" w:eastAsia="Times New Roman" w:hAnsi="Calibri"/>
                  <w:color w:val="000000"/>
                  <w:sz w:val="22"/>
                  <w:szCs w:val="22"/>
                  <w:lang w:eastAsia="zh-CN"/>
                </w:rPr>
                <w:delText>4</w:delText>
              </w:r>
            </w:del>
          </w:p>
        </w:tc>
        <w:tc>
          <w:tcPr>
            <w:tcW w:w="0" w:type="auto"/>
            <w:tcBorders>
              <w:top w:val="nil"/>
              <w:left w:val="nil"/>
              <w:bottom w:val="single" w:sz="4" w:space="0" w:color="auto"/>
              <w:right w:val="single" w:sz="4" w:space="0" w:color="auto"/>
            </w:tcBorders>
            <w:shd w:val="clear" w:color="auto" w:fill="auto"/>
            <w:noWrap/>
            <w:vAlign w:val="bottom"/>
            <w:hideMark/>
          </w:tcPr>
          <w:p w14:paraId="7E218707" w14:textId="3996DADD" w:rsidR="00FF346C" w:rsidRPr="00FF346C" w:rsidDel="003A01D0" w:rsidRDefault="00FF346C" w:rsidP="00FF346C">
            <w:pPr>
              <w:spacing w:before="0" w:after="0" w:line="240" w:lineRule="auto"/>
              <w:rPr>
                <w:del w:id="331" w:author="Jyun Asakura" w:date="2014-11-06T02:00:00Z"/>
                <w:rFonts w:ascii="Calibri" w:eastAsia="Times New Roman" w:hAnsi="Calibri"/>
                <w:color w:val="000000"/>
                <w:lang w:eastAsia="zh-CN"/>
              </w:rPr>
            </w:pPr>
            <w:del w:id="332" w:author="Jyun Asakura" w:date="2014-11-06T02:00:00Z">
              <w:r w:rsidRPr="00FF346C" w:rsidDel="003A01D0">
                <w:rPr>
                  <w:rFonts w:ascii="Calibri" w:eastAsia="Times New Roman" w:hAnsi="Calibri"/>
                  <w:color w:val="000000"/>
                  <w:sz w:val="22"/>
                  <w:szCs w:val="22"/>
                  <w:lang w:eastAsia="zh-CN"/>
                </w:rPr>
                <w:delText>Check reported date</w:delText>
              </w:r>
            </w:del>
          </w:p>
        </w:tc>
        <w:tc>
          <w:tcPr>
            <w:tcW w:w="0" w:type="auto"/>
            <w:tcBorders>
              <w:top w:val="nil"/>
              <w:left w:val="nil"/>
              <w:bottom w:val="single" w:sz="4" w:space="0" w:color="auto"/>
              <w:right w:val="single" w:sz="4" w:space="0" w:color="auto"/>
            </w:tcBorders>
            <w:shd w:val="clear" w:color="auto" w:fill="auto"/>
            <w:noWrap/>
            <w:vAlign w:val="bottom"/>
            <w:hideMark/>
          </w:tcPr>
          <w:p w14:paraId="67461366" w14:textId="09963AB3" w:rsidR="00FF346C" w:rsidRPr="00FF346C" w:rsidDel="003A01D0" w:rsidRDefault="00FF346C" w:rsidP="00FF346C">
            <w:pPr>
              <w:spacing w:before="0" w:after="0" w:line="240" w:lineRule="auto"/>
              <w:rPr>
                <w:del w:id="333" w:author="Jyun Asakura" w:date="2014-11-06T02:00:00Z"/>
                <w:rFonts w:ascii="Calibri" w:eastAsia="Times New Roman" w:hAnsi="Calibri"/>
                <w:color w:val="000000"/>
                <w:lang w:eastAsia="zh-CN"/>
              </w:rPr>
            </w:pPr>
            <w:del w:id="334" w:author="Jyun Asakura" w:date="2014-11-06T02:00:00Z">
              <w:r w:rsidRPr="00FF346C" w:rsidDel="003A01D0">
                <w:rPr>
                  <w:rFonts w:ascii="Calibri" w:eastAsia="Times New Roman" w:hAnsi="Calibri"/>
                  <w:color w:val="000000"/>
                  <w:sz w:val="22"/>
                  <w:szCs w:val="22"/>
                  <w:lang w:eastAsia="zh-CN"/>
                </w:rPr>
                <w:delText>Server checks the reported date of non-close issues</w:delText>
              </w:r>
            </w:del>
          </w:p>
        </w:tc>
        <w:tc>
          <w:tcPr>
            <w:tcW w:w="0" w:type="auto"/>
            <w:tcBorders>
              <w:top w:val="nil"/>
              <w:left w:val="nil"/>
              <w:bottom w:val="single" w:sz="4" w:space="0" w:color="auto"/>
              <w:right w:val="single" w:sz="4" w:space="0" w:color="auto"/>
            </w:tcBorders>
            <w:shd w:val="clear" w:color="auto" w:fill="auto"/>
            <w:noWrap/>
            <w:vAlign w:val="bottom"/>
            <w:hideMark/>
          </w:tcPr>
          <w:p w14:paraId="066313A3" w14:textId="0E7B43A4" w:rsidR="00FF346C" w:rsidRPr="00FF346C" w:rsidDel="003A01D0" w:rsidRDefault="00FF346C" w:rsidP="00FF346C">
            <w:pPr>
              <w:spacing w:before="0" w:after="0" w:line="240" w:lineRule="auto"/>
              <w:rPr>
                <w:del w:id="335" w:author="Jyun Asakura" w:date="2014-11-06T02:00:00Z"/>
                <w:rFonts w:ascii="Calibri" w:eastAsia="Times New Roman" w:hAnsi="Calibri"/>
                <w:color w:val="000000"/>
                <w:lang w:eastAsia="zh-CN"/>
              </w:rPr>
            </w:pPr>
            <w:del w:id="336" w:author="Jyun Asakura" w:date="2014-11-06T02:00:00Z">
              <w:r w:rsidRPr="00FF346C" w:rsidDel="003A01D0">
                <w:rPr>
                  <w:rFonts w:ascii="Calibri" w:eastAsia="Times New Roman" w:hAnsi="Calibri"/>
                  <w:color w:val="000000"/>
                  <w:sz w:val="22"/>
                  <w:szCs w:val="22"/>
                  <w:lang w:eastAsia="zh-CN"/>
                </w:rPr>
                <w:delText>Pass</w:delText>
              </w:r>
            </w:del>
          </w:p>
        </w:tc>
      </w:tr>
      <w:tr w:rsidR="00FF346C" w:rsidRPr="00FF346C" w:rsidDel="003A01D0" w14:paraId="640BA3B0" w14:textId="428072FD" w:rsidTr="00AA6225">
        <w:trPr>
          <w:trHeight w:val="288"/>
          <w:del w:id="337"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822876" w14:textId="5CB1B3C4" w:rsidR="00FF346C" w:rsidRPr="00FF346C" w:rsidDel="003A01D0" w:rsidRDefault="00FF346C" w:rsidP="00D5226F">
            <w:pPr>
              <w:spacing w:before="0" w:after="0" w:line="240" w:lineRule="auto"/>
              <w:jc w:val="center"/>
              <w:rPr>
                <w:del w:id="338" w:author="Jyun Asakura" w:date="2014-11-06T02:00:00Z"/>
                <w:rFonts w:ascii="Calibri" w:eastAsia="Times New Roman" w:hAnsi="Calibri"/>
                <w:color w:val="000000"/>
                <w:lang w:eastAsia="zh-CN"/>
              </w:rPr>
            </w:pPr>
            <w:del w:id="339" w:author="Jyun Asakura" w:date="2014-11-06T02:00:00Z">
              <w:r w:rsidRPr="00FF346C" w:rsidDel="003A01D0">
                <w:rPr>
                  <w:rFonts w:ascii="Calibri" w:eastAsia="Times New Roman" w:hAnsi="Calibri"/>
                  <w:color w:val="000000"/>
                  <w:sz w:val="22"/>
                  <w:szCs w:val="22"/>
                  <w:lang w:eastAsia="zh-CN"/>
                </w:rPr>
                <w:delText>5</w:delText>
              </w:r>
            </w:del>
          </w:p>
        </w:tc>
        <w:tc>
          <w:tcPr>
            <w:tcW w:w="0" w:type="auto"/>
            <w:tcBorders>
              <w:top w:val="nil"/>
              <w:left w:val="nil"/>
              <w:bottom w:val="single" w:sz="4" w:space="0" w:color="auto"/>
              <w:right w:val="single" w:sz="4" w:space="0" w:color="auto"/>
            </w:tcBorders>
            <w:shd w:val="clear" w:color="auto" w:fill="auto"/>
            <w:noWrap/>
            <w:vAlign w:val="bottom"/>
            <w:hideMark/>
          </w:tcPr>
          <w:p w14:paraId="66570F6E" w14:textId="4311DCF8" w:rsidR="00FF346C" w:rsidRPr="00FF346C" w:rsidDel="003A01D0" w:rsidRDefault="00FF346C" w:rsidP="00FF346C">
            <w:pPr>
              <w:spacing w:before="0" w:after="0" w:line="240" w:lineRule="auto"/>
              <w:rPr>
                <w:del w:id="340" w:author="Jyun Asakura" w:date="2014-11-06T02:00:00Z"/>
                <w:rFonts w:ascii="Calibri" w:eastAsia="Times New Roman" w:hAnsi="Calibri"/>
                <w:color w:val="000000"/>
                <w:lang w:eastAsia="zh-CN"/>
              </w:rPr>
            </w:pPr>
            <w:del w:id="341" w:author="Jyun Asakura" w:date="2014-11-06T02:00:00Z">
              <w:r w:rsidRPr="00FF346C" w:rsidDel="003A01D0">
                <w:rPr>
                  <w:rFonts w:ascii="Calibri" w:eastAsia="Times New Roman" w:hAnsi="Calibri"/>
                  <w:color w:val="000000"/>
                  <w:sz w:val="22"/>
                  <w:szCs w:val="22"/>
                  <w:lang w:eastAsia="zh-CN"/>
                </w:rPr>
                <w:delText>Get issues over 7 days</w:delText>
              </w:r>
            </w:del>
          </w:p>
        </w:tc>
        <w:tc>
          <w:tcPr>
            <w:tcW w:w="0" w:type="auto"/>
            <w:tcBorders>
              <w:top w:val="nil"/>
              <w:left w:val="nil"/>
              <w:bottom w:val="single" w:sz="4" w:space="0" w:color="auto"/>
              <w:right w:val="single" w:sz="4" w:space="0" w:color="auto"/>
            </w:tcBorders>
            <w:shd w:val="clear" w:color="auto" w:fill="auto"/>
            <w:noWrap/>
            <w:vAlign w:val="bottom"/>
            <w:hideMark/>
          </w:tcPr>
          <w:p w14:paraId="34F7E3A0" w14:textId="67813B80" w:rsidR="00FF346C" w:rsidRPr="00FF346C" w:rsidDel="003A01D0" w:rsidRDefault="00FF346C" w:rsidP="00FF346C">
            <w:pPr>
              <w:spacing w:before="0" w:after="0" w:line="240" w:lineRule="auto"/>
              <w:rPr>
                <w:del w:id="342" w:author="Jyun Asakura" w:date="2014-11-06T02:00:00Z"/>
                <w:rFonts w:ascii="Calibri" w:eastAsia="Times New Roman" w:hAnsi="Calibri"/>
                <w:color w:val="000000"/>
                <w:lang w:eastAsia="zh-CN"/>
              </w:rPr>
            </w:pPr>
            <w:del w:id="343" w:author="Jyun Asakura" w:date="2014-11-06T02:00:00Z">
              <w:r w:rsidRPr="00FF346C" w:rsidDel="003A01D0">
                <w:rPr>
                  <w:rFonts w:ascii="Calibri" w:eastAsia="Times New Roman" w:hAnsi="Calibri"/>
                  <w:color w:val="000000"/>
                  <w:sz w:val="22"/>
                  <w:szCs w:val="22"/>
                  <w:lang w:eastAsia="zh-CN"/>
                </w:rPr>
                <w:delText>Server gets all non-close issues reported over 7 days</w:delText>
              </w:r>
            </w:del>
          </w:p>
        </w:tc>
        <w:tc>
          <w:tcPr>
            <w:tcW w:w="0" w:type="auto"/>
            <w:tcBorders>
              <w:top w:val="nil"/>
              <w:left w:val="nil"/>
              <w:bottom w:val="single" w:sz="4" w:space="0" w:color="auto"/>
              <w:right w:val="single" w:sz="4" w:space="0" w:color="auto"/>
            </w:tcBorders>
            <w:shd w:val="clear" w:color="auto" w:fill="auto"/>
            <w:noWrap/>
            <w:vAlign w:val="bottom"/>
            <w:hideMark/>
          </w:tcPr>
          <w:p w14:paraId="24E443D9" w14:textId="6B3A9C06" w:rsidR="00FF346C" w:rsidRPr="00FF346C" w:rsidDel="003A01D0" w:rsidRDefault="00FF346C" w:rsidP="00FF346C">
            <w:pPr>
              <w:spacing w:before="0" w:after="0" w:line="240" w:lineRule="auto"/>
              <w:rPr>
                <w:del w:id="344" w:author="Jyun Asakura" w:date="2014-11-06T02:00:00Z"/>
                <w:rFonts w:ascii="Calibri" w:eastAsia="Times New Roman" w:hAnsi="Calibri"/>
                <w:color w:val="000000"/>
                <w:lang w:eastAsia="zh-CN"/>
              </w:rPr>
            </w:pPr>
            <w:del w:id="345" w:author="Jyun Asakura" w:date="2014-11-06T02:00:00Z">
              <w:r w:rsidRPr="00FF346C" w:rsidDel="003A01D0">
                <w:rPr>
                  <w:rFonts w:ascii="Calibri" w:eastAsia="Times New Roman" w:hAnsi="Calibri"/>
                  <w:color w:val="000000"/>
                  <w:sz w:val="22"/>
                  <w:szCs w:val="22"/>
                  <w:lang w:eastAsia="zh-CN"/>
                </w:rPr>
                <w:delText>Pass</w:delText>
              </w:r>
            </w:del>
          </w:p>
        </w:tc>
      </w:tr>
      <w:tr w:rsidR="00FF346C" w:rsidRPr="00FF346C" w:rsidDel="003A01D0" w14:paraId="5CA6BBB1" w14:textId="3612A389" w:rsidTr="00353624">
        <w:trPr>
          <w:trHeight w:val="576"/>
          <w:del w:id="346"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937832" w14:textId="1CB885A2" w:rsidR="00FF346C" w:rsidRPr="00FF346C" w:rsidDel="003A01D0" w:rsidRDefault="00FF346C" w:rsidP="00D5226F">
            <w:pPr>
              <w:spacing w:before="0" w:after="0" w:line="240" w:lineRule="auto"/>
              <w:jc w:val="center"/>
              <w:rPr>
                <w:del w:id="347" w:author="Jyun Asakura" w:date="2014-11-06T02:00:00Z"/>
                <w:rFonts w:ascii="Calibri" w:eastAsia="Times New Roman" w:hAnsi="Calibri"/>
                <w:color w:val="000000"/>
                <w:lang w:eastAsia="zh-CN"/>
              </w:rPr>
            </w:pPr>
            <w:del w:id="348" w:author="Jyun Asakura" w:date="2014-11-06T02:00:00Z">
              <w:r w:rsidRPr="00FF346C" w:rsidDel="003A01D0">
                <w:rPr>
                  <w:rFonts w:ascii="Calibri" w:eastAsia="Times New Roman" w:hAnsi="Calibri"/>
                  <w:color w:val="000000"/>
                  <w:sz w:val="22"/>
                  <w:szCs w:val="22"/>
                  <w:lang w:eastAsia="zh-CN"/>
                </w:rPr>
                <w:delText>6</w:delText>
              </w:r>
            </w:del>
          </w:p>
        </w:tc>
        <w:tc>
          <w:tcPr>
            <w:tcW w:w="0" w:type="auto"/>
            <w:tcBorders>
              <w:top w:val="nil"/>
              <w:left w:val="nil"/>
              <w:bottom w:val="single" w:sz="4" w:space="0" w:color="auto"/>
              <w:right w:val="single" w:sz="4" w:space="0" w:color="auto"/>
            </w:tcBorders>
            <w:shd w:val="clear" w:color="auto" w:fill="auto"/>
            <w:noWrap/>
            <w:vAlign w:val="center"/>
            <w:hideMark/>
          </w:tcPr>
          <w:p w14:paraId="0D76E72A" w14:textId="7A30BF18" w:rsidR="00FF346C" w:rsidRPr="00FF346C" w:rsidDel="003A01D0" w:rsidRDefault="00FF346C" w:rsidP="00FF346C">
            <w:pPr>
              <w:spacing w:before="0" w:after="0" w:line="240" w:lineRule="auto"/>
              <w:rPr>
                <w:del w:id="349" w:author="Jyun Asakura" w:date="2014-11-06T02:00:00Z"/>
                <w:rFonts w:ascii="Calibri" w:eastAsia="Times New Roman" w:hAnsi="Calibri"/>
                <w:color w:val="000000"/>
                <w:lang w:eastAsia="zh-CN"/>
              </w:rPr>
            </w:pPr>
            <w:del w:id="350" w:author="Jyun Asakura" w:date="2014-11-06T02:00:00Z">
              <w:r w:rsidRPr="00FF346C" w:rsidDel="003A01D0">
                <w:rPr>
                  <w:rFonts w:ascii="Calibri" w:eastAsia="Times New Roman" w:hAnsi="Calibri"/>
                  <w:color w:val="000000"/>
                  <w:sz w:val="22"/>
                  <w:szCs w:val="22"/>
                  <w:lang w:eastAsia="zh-CN"/>
                </w:rPr>
                <w:delText>Check responsible people</w:delText>
              </w:r>
            </w:del>
          </w:p>
        </w:tc>
        <w:tc>
          <w:tcPr>
            <w:tcW w:w="0" w:type="auto"/>
            <w:tcBorders>
              <w:top w:val="nil"/>
              <w:left w:val="nil"/>
              <w:bottom w:val="single" w:sz="4" w:space="0" w:color="auto"/>
              <w:right w:val="single" w:sz="4" w:space="0" w:color="auto"/>
            </w:tcBorders>
            <w:shd w:val="clear" w:color="auto" w:fill="auto"/>
            <w:vAlign w:val="bottom"/>
            <w:hideMark/>
          </w:tcPr>
          <w:p w14:paraId="258EF74C" w14:textId="5344732C" w:rsidR="00FF346C" w:rsidRPr="00FF346C" w:rsidDel="003A01D0" w:rsidRDefault="00FF346C" w:rsidP="00FF346C">
            <w:pPr>
              <w:spacing w:before="0" w:after="0" w:line="240" w:lineRule="auto"/>
              <w:rPr>
                <w:del w:id="351" w:author="Jyun Asakura" w:date="2014-11-06T02:00:00Z"/>
                <w:rFonts w:ascii="Calibri" w:eastAsia="Times New Roman" w:hAnsi="Calibri"/>
                <w:color w:val="000000"/>
                <w:lang w:eastAsia="zh-CN"/>
              </w:rPr>
            </w:pPr>
            <w:del w:id="352" w:author="Jyun Asakura" w:date="2014-11-06T02:00:00Z">
              <w:r w:rsidRPr="00FF346C" w:rsidDel="003A01D0">
                <w:rPr>
                  <w:rFonts w:ascii="Calibri" w:eastAsia="Times New Roman" w:hAnsi="Calibri"/>
                  <w:color w:val="000000"/>
                  <w:sz w:val="22"/>
                  <w:szCs w:val="22"/>
                  <w:lang w:eastAsia="zh-CN"/>
                </w:rPr>
                <w:delText xml:space="preserve">Get e-mail address of all responsible people </w:delText>
              </w:r>
              <w:r w:rsidRPr="00FF346C" w:rsidDel="003A01D0">
                <w:rPr>
                  <w:rFonts w:ascii="Calibri" w:eastAsia="Times New Roman" w:hAnsi="Calibri"/>
                  <w:color w:val="000000"/>
                  <w:sz w:val="22"/>
                  <w:szCs w:val="22"/>
                  <w:lang w:eastAsia="zh-CN"/>
                </w:rPr>
                <w:br/>
                <w:delText>in all non-close issues</w:delText>
              </w:r>
            </w:del>
          </w:p>
        </w:tc>
        <w:tc>
          <w:tcPr>
            <w:tcW w:w="0" w:type="auto"/>
            <w:tcBorders>
              <w:top w:val="nil"/>
              <w:left w:val="nil"/>
              <w:bottom w:val="single" w:sz="4" w:space="0" w:color="auto"/>
              <w:right w:val="single" w:sz="4" w:space="0" w:color="auto"/>
            </w:tcBorders>
            <w:shd w:val="clear" w:color="auto" w:fill="auto"/>
            <w:noWrap/>
            <w:vAlign w:val="center"/>
            <w:hideMark/>
          </w:tcPr>
          <w:p w14:paraId="78B1EB8F" w14:textId="0CB5D0A9" w:rsidR="00FF346C" w:rsidRPr="00FF346C" w:rsidDel="003A01D0" w:rsidRDefault="00FF346C" w:rsidP="00FF346C">
            <w:pPr>
              <w:spacing w:before="0" w:after="0" w:line="240" w:lineRule="auto"/>
              <w:rPr>
                <w:del w:id="353" w:author="Jyun Asakura" w:date="2014-11-06T02:00:00Z"/>
                <w:rFonts w:ascii="Calibri" w:eastAsia="Times New Roman" w:hAnsi="Calibri"/>
                <w:color w:val="000000"/>
                <w:lang w:eastAsia="zh-CN"/>
              </w:rPr>
            </w:pPr>
            <w:del w:id="354" w:author="Jyun Asakura" w:date="2014-11-06T02:00:00Z">
              <w:r w:rsidRPr="00FF346C" w:rsidDel="003A01D0">
                <w:rPr>
                  <w:rFonts w:ascii="Calibri" w:eastAsia="Times New Roman" w:hAnsi="Calibri"/>
                  <w:color w:val="000000"/>
                  <w:sz w:val="22"/>
                  <w:szCs w:val="22"/>
                  <w:lang w:eastAsia="zh-CN"/>
                </w:rPr>
                <w:delText>Pass</w:delText>
              </w:r>
            </w:del>
          </w:p>
        </w:tc>
      </w:tr>
      <w:tr w:rsidR="00FF346C" w:rsidRPr="00FF346C" w:rsidDel="003A01D0" w14:paraId="22214FA6" w14:textId="2DD95E09" w:rsidTr="00353624">
        <w:trPr>
          <w:trHeight w:val="576"/>
          <w:del w:id="355" w:author="Jyun Asakura" w:date="2014-11-06T02:00:00Z"/>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7B6120" w14:textId="3BAC8C7D" w:rsidR="00FF346C" w:rsidRPr="00FF346C" w:rsidDel="003A01D0" w:rsidRDefault="00FF346C" w:rsidP="00D5226F">
            <w:pPr>
              <w:spacing w:before="0" w:after="0" w:line="240" w:lineRule="auto"/>
              <w:jc w:val="center"/>
              <w:rPr>
                <w:del w:id="356" w:author="Jyun Asakura" w:date="2014-11-06T02:00:00Z"/>
                <w:rFonts w:ascii="Calibri" w:eastAsia="Times New Roman" w:hAnsi="Calibri"/>
                <w:color w:val="000000"/>
                <w:lang w:eastAsia="zh-CN"/>
              </w:rPr>
            </w:pPr>
            <w:del w:id="357" w:author="Jyun Asakura" w:date="2014-11-06T02:00:00Z">
              <w:r w:rsidRPr="00FF346C" w:rsidDel="003A01D0">
                <w:rPr>
                  <w:rFonts w:ascii="Calibri" w:eastAsia="Times New Roman" w:hAnsi="Calibri"/>
                  <w:color w:val="000000"/>
                  <w:sz w:val="22"/>
                  <w:szCs w:val="22"/>
                  <w:lang w:eastAsia="zh-CN"/>
                </w:rPr>
                <w:delText>7</w:delText>
              </w:r>
            </w:del>
          </w:p>
        </w:tc>
        <w:tc>
          <w:tcPr>
            <w:tcW w:w="0" w:type="auto"/>
            <w:tcBorders>
              <w:top w:val="nil"/>
              <w:left w:val="nil"/>
              <w:bottom w:val="single" w:sz="4" w:space="0" w:color="auto"/>
              <w:right w:val="single" w:sz="4" w:space="0" w:color="auto"/>
            </w:tcBorders>
            <w:shd w:val="clear" w:color="auto" w:fill="auto"/>
            <w:noWrap/>
            <w:vAlign w:val="center"/>
            <w:hideMark/>
          </w:tcPr>
          <w:p w14:paraId="2F49CAB7" w14:textId="64C6CE20" w:rsidR="00FF346C" w:rsidRPr="00FF346C" w:rsidDel="003A01D0" w:rsidRDefault="00FF346C" w:rsidP="00FF346C">
            <w:pPr>
              <w:spacing w:before="0" w:after="0" w:line="240" w:lineRule="auto"/>
              <w:rPr>
                <w:del w:id="358" w:author="Jyun Asakura" w:date="2014-11-06T02:00:00Z"/>
                <w:rFonts w:ascii="Calibri" w:eastAsia="Times New Roman" w:hAnsi="Calibri"/>
                <w:color w:val="000000"/>
                <w:lang w:eastAsia="zh-CN"/>
              </w:rPr>
            </w:pPr>
            <w:del w:id="359" w:author="Jyun Asakura" w:date="2014-11-06T02:00:00Z">
              <w:r w:rsidRPr="00FF346C" w:rsidDel="003A01D0">
                <w:rPr>
                  <w:rFonts w:ascii="Calibri" w:eastAsia="Times New Roman" w:hAnsi="Calibri"/>
                  <w:color w:val="000000"/>
                  <w:sz w:val="22"/>
                  <w:szCs w:val="22"/>
                  <w:lang w:eastAsia="zh-CN"/>
                </w:rPr>
                <w:delText xml:space="preserve">Send </w:delText>
              </w:r>
              <w:r w:rsidR="00AA6225" w:rsidRPr="00FF346C" w:rsidDel="003A01D0">
                <w:rPr>
                  <w:rFonts w:ascii="Calibri" w:eastAsia="Times New Roman" w:hAnsi="Calibri"/>
                  <w:color w:val="000000"/>
                  <w:sz w:val="22"/>
                  <w:szCs w:val="22"/>
                  <w:lang w:eastAsia="zh-CN"/>
                </w:rPr>
                <w:delText>warning</w:delText>
              </w:r>
              <w:r w:rsidRPr="00FF346C" w:rsidDel="003A01D0">
                <w:rPr>
                  <w:rFonts w:ascii="Calibri" w:eastAsia="Times New Roman" w:hAnsi="Calibri"/>
                  <w:color w:val="000000"/>
                  <w:sz w:val="22"/>
                  <w:szCs w:val="22"/>
                  <w:lang w:eastAsia="zh-CN"/>
                </w:rPr>
                <w:delText xml:space="preserve"> e-mail</w:delText>
              </w:r>
            </w:del>
          </w:p>
        </w:tc>
        <w:tc>
          <w:tcPr>
            <w:tcW w:w="0" w:type="auto"/>
            <w:tcBorders>
              <w:top w:val="nil"/>
              <w:left w:val="nil"/>
              <w:bottom w:val="single" w:sz="4" w:space="0" w:color="auto"/>
              <w:right w:val="single" w:sz="4" w:space="0" w:color="auto"/>
            </w:tcBorders>
            <w:shd w:val="clear" w:color="auto" w:fill="auto"/>
            <w:vAlign w:val="center"/>
            <w:hideMark/>
          </w:tcPr>
          <w:p w14:paraId="3CF289E6" w14:textId="0DC69B58" w:rsidR="00FF346C" w:rsidRPr="00FF346C" w:rsidDel="003A01D0" w:rsidRDefault="00FF346C" w:rsidP="00FF346C">
            <w:pPr>
              <w:spacing w:before="0" w:after="0" w:line="240" w:lineRule="auto"/>
              <w:rPr>
                <w:del w:id="360" w:author="Jyun Asakura" w:date="2014-11-06T02:00:00Z"/>
                <w:rFonts w:ascii="Calibri" w:eastAsia="Times New Roman" w:hAnsi="Calibri"/>
                <w:color w:val="000000"/>
                <w:lang w:eastAsia="zh-CN"/>
              </w:rPr>
            </w:pPr>
            <w:del w:id="361" w:author="Jyun Asakura" w:date="2014-11-06T02:00:00Z">
              <w:r w:rsidRPr="00FF346C" w:rsidDel="003A01D0">
                <w:rPr>
                  <w:rFonts w:ascii="Calibri" w:eastAsia="Times New Roman" w:hAnsi="Calibri"/>
                  <w:color w:val="000000"/>
                  <w:sz w:val="22"/>
                  <w:szCs w:val="22"/>
                  <w:lang w:eastAsia="zh-CN"/>
                </w:rPr>
                <w:delText xml:space="preserve">Send an </w:delText>
              </w:r>
              <w:r w:rsidR="00AA6225" w:rsidRPr="00FF346C" w:rsidDel="003A01D0">
                <w:rPr>
                  <w:rFonts w:ascii="Calibri" w:eastAsia="Times New Roman" w:hAnsi="Calibri"/>
                  <w:color w:val="000000"/>
                  <w:sz w:val="22"/>
                  <w:szCs w:val="22"/>
                  <w:lang w:eastAsia="zh-CN"/>
                </w:rPr>
                <w:delText>warning</w:delText>
              </w:r>
              <w:r w:rsidRPr="00FF346C" w:rsidDel="003A01D0">
                <w:rPr>
                  <w:rFonts w:ascii="Calibri" w:eastAsia="Times New Roman" w:hAnsi="Calibri"/>
                  <w:color w:val="000000"/>
                  <w:sz w:val="22"/>
                  <w:szCs w:val="22"/>
                  <w:lang w:eastAsia="zh-CN"/>
                </w:rPr>
                <w:delText xml:space="preserve"> e-mail to respond manger and</w:delText>
              </w:r>
              <w:r w:rsidRPr="00FF346C" w:rsidDel="003A01D0">
                <w:rPr>
                  <w:rFonts w:ascii="Calibri" w:eastAsia="Times New Roman" w:hAnsi="Calibri"/>
                  <w:color w:val="000000"/>
                  <w:sz w:val="22"/>
                  <w:szCs w:val="22"/>
                  <w:lang w:eastAsia="zh-CN"/>
                </w:rPr>
                <w:br/>
                <w:delText>IT technician</w:delText>
              </w:r>
            </w:del>
          </w:p>
        </w:tc>
        <w:tc>
          <w:tcPr>
            <w:tcW w:w="0" w:type="auto"/>
            <w:tcBorders>
              <w:top w:val="nil"/>
              <w:left w:val="nil"/>
              <w:bottom w:val="single" w:sz="4" w:space="0" w:color="auto"/>
              <w:right w:val="single" w:sz="4" w:space="0" w:color="auto"/>
            </w:tcBorders>
            <w:shd w:val="clear" w:color="auto" w:fill="auto"/>
            <w:noWrap/>
            <w:vAlign w:val="center"/>
            <w:hideMark/>
          </w:tcPr>
          <w:p w14:paraId="3FA117F8" w14:textId="60CCDA23" w:rsidR="00FF346C" w:rsidRPr="00FF346C" w:rsidDel="003A01D0" w:rsidRDefault="00FF346C" w:rsidP="00FF346C">
            <w:pPr>
              <w:spacing w:before="0" w:after="0" w:line="240" w:lineRule="auto"/>
              <w:rPr>
                <w:del w:id="362" w:author="Jyun Asakura" w:date="2014-11-06T02:00:00Z"/>
                <w:rFonts w:ascii="Calibri" w:eastAsia="Times New Roman" w:hAnsi="Calibri"/>
                <w:color w:val="000000"/>
                <w:lang w:eastAsia="zh-CN"/>
              </w:rPr>
            </w:pPr>
            <w:del w:id="363" w:author="Jyun Asakura" w:date="2014-11-06T02:00:00Z">
              <w:r w:rsidRPr="00FF346C" w:rsidDel="003A01D0">
                <w:rPr>
                  <w:rFonts w:ascii="Calibri" w:eastAsia="Times New Roman" w:hAnsi="Calibri"/>
                  <w:color w:val="000000"/>
                  <w:sz w:val="22"/>
                  <w:szCs w:val="22"/>
                  <w:lang w:eastAsia="zh-CN"/>
                </w:rPr>
                <w:delText>Pass</w:delText>
              </w:r>
            </w:del>
          </w:p>
        </w:tc>
      </w:tr>
    </w:tbl>
    <w:p w14:paraId="540B51C1" w14:textId="06F959A3" w:rsidR="004A4AAC" w:rsidRPr="004A4AAC" w:rsidDel="003A01D0" w:rsidRDefault="004A4AAC" w:rsidP="004A4AAC">
      <w:pPr>
        <w:rPr>
          <w:del w:id="364" w:author="Jyun Asakura" w:date="2014-11-06T02:01:00Z"/>
          <w:lang w:eastAsia="zh-HK"/>
        </w:rPr>
      </w:pPr>
    </w:p>
    <w:p w14:paraId="514C4D1A" w14:textId="67C3789E" w:rsidR="00682425" w:rsidRDefault="00F34F52">
      <w:pPr>
        <w:jc w:val="both"/>
        <w:rPr>
          <w:ins w:id="365" w:author="Jyun Asakura" w:date="2014-10-29T14:22:00Z"/>
        </w:rPr>
        <w:pPrChange w:id="366" w:author="Jyun Asakura" w:date="2014-10-29T14:20:00Z">
          <w:pPr/>
        </w:pPrChange>
      </w:pPr>
      <w:r>
        <w:t xml:space="preserve">According to the methodology mentioned before, we propose a set of test cases to check whether the </w:t>
      </w:r>
      <w:del w:id="367" w:author="Jyun Asakura" w:date="2014-10-29T14:03:00Z">
        <w:r w:rsidDel="009E6148">
          <w:delText xml:space="preserve"> </w:delText>
        </w:r>
      </w:del>
      <w:ins w:id="368" w:author="Jyun Asakura" w:date="2014-10-29T14:02:00Z">
        <w:r w:rsidR="009E6148">
          <w:t xml:space="preserve">new system solved problem </w:t>
        </w:r>
      </w:ins>
      <w:ins w:id="369" w:author="Jyun Asakura" w:date="2014-10-29T14:04:00Z">
        <w:r w:rsidR="009E6148">
          <w:t xml:space="preserve">of SugarCRM </w:t>
        </w:r>
      </w:ins>
      <w:ins w:id="370" w:author="Jyun Asakura" w:date="2014-10-29T14:02:00Z">
        <w:r w:rsidR="009E6148">
          <w:t>stated in Ch2</w:t>
        </w:r>
      </w:ins>
      <w:ins w:id="371" w:author="Jyun Asakura" w:date="2014-10-29T14:04:00Z">
        <w:r w:rsidR="009E6148">
          <w:t xml:space="preserve">. </w:t>
        </w:r>
      </w:ins>
      <w:ins w:id="372" w:author="Jyun Asakura" w:date="2014-10-29T14:08:00Z">
        <w:r w:rsidR="009B7E4A">
          <w:t>In the next paragraph, some of the most important test cases will be shown.</w:t>
        </w:r>
      </w:ins>
      <w:ins w:id="373" w:author="Jyun Asakura" w:date="2014-10-29T14:13:00Z">
        <w:r w:rsidR="00F61A5E">
          <w:t xml:space="preserve"> </w:t>
        </w:r>
      </w:ins>
    </w:p>
    <w:p w14:paraId="50F730FF" w14:textId="31DBBF47" w:rsidR="00F61A5E" w:rsidRPr="00D12066" w:rsidRDefault="00F61A5E">
      <w:pPr>
        <w:jc w:val="both"/>
        <w:rPr>
          <w:ins w:id="374" w:author="Jyun Asakura" w:date="2014-10-29T14:08:00Z"/>
          <w:rFonts w:eastAsia="ＭＳ 明朝"/>
          <w:lang w:eastAsia="ja-JP"/>
          <w:rPrChange w:id="375" w:author="Jyun Asakura" w:date="2014-11-06T01:26:00Z">
            <w:rPr>
              <w:ins w:id="376" w:author="Jyun Asakura" w:date="2014-10-29T14:08:00Z"/>
            </w:rPr>
          </w:rPrChange>
        </w:rPr>
        <w:pPrChange w:id="377" w:author="Jyun Asakura" w:date="2014-10-29T14:20:00Z">
          <w:pPr/>
        </w:pPrChange>
      </w:pPr>
      <w:ins w:id="378" w:author="Jyun Asakura" w:date="2014-10-29T14:22:00Z">
        <w:r>
          <w:t>The first test case is</w:t>
        </w:r>
      </w:ins>
      <w:ins w:id="379" w:author="Jyun Asakura" w:date="2014-10-29T14:23:00Z">
        <w:r>
          <w:t xml:space="preserve"> “import </w:t>
        </w:r>
      </w:ins>
      <w:ins w:id="380" w:author="Jyun Asakura" w:date="2014-10-29T14:25:00Z">
        <w:r w:rsidR="00991BC1">
          <w:t xml:space="preserve">new </w:t>
        </w:r>
      </w:ins>
      <w:ins w:id="381" w:author="Jyun Asakura" w:date="2014-10-29T14:23:00Z">
        <w:r>
          <w:t>case</w:t>
        </w:r>
      </w:ins>
      <w:ins w:id="382" w:author="Jyun Asakura" w:date="2014-10-29T14:25:00Z">
        <w:r w:rsidR="00991BC1">
          <w:t xml:space="preserve">”. In this testing, </w:t>
        </w:r>
      </w:ins>
      <w:ins w:id="383" w:author="Jyun Asakura" w:date="2014-10-29T14:27:00Z">
        <w:r w:rsidR="004B3930">
          <w:t xml:space="preserve">a floor manager account </w:t>
        </w:r>
      </w:ins>
      <w:ins w:id="384" w:author="Jyun Asakura" w:date="2014-10-29T14:32:00Z">
        <w:r w:rsidR="002A683C">
          <w:t>was</w:t>
        </w:r>
      </w:ins>
      <w:ins w:id="385" w:author="Jyun Asakura" w:date="2014-10-29T14:27:00Z">
        <w:r w:rsidR="004B3930">
          <w:t xml:space="preserve"> used to </w:t>
        </w:r>
        <w:commentRangeStart w:id="386"/>
        <w:r w:rsidR="004B3930">
          <w:t>try</w:t>
        </w:r>
      </w:ins>
      <w:commentRangeEnd w:id="386"/>
      <w:ins w:id="387" w:author="Jyun Asakura" w:date="2014-11-06T01:49:00Z">
        <w:r w:rsidR="00BB67CB">
          <w:rPr>
            <w:rStyle w:val="ae"/>
          </w:rPr>
          <w:commentReference w:id="386"/>
        </w:r>
      </w:ins>
      <w:ins w:id="388" w:author="Jyun Asakura" w:date="2014-10-29T14:27:00Z">
        <w:r w:rsidR="004B3930">
          <w:t xml:space="preserve"> to import a new case call “test case”.</w:t>
        </w:r>
      </w:ins>
      <w:ins w:id="389" w:author="Jyun Asakura" w:date="2014-10-29T14:28:00Z">
        <w:r w:rsidR="004B3930">
          <w:t xml:space="preserve"> </w:t>
        </w:r>
      </w:ins>
      <w:ins w:id="390" w:author="Jyun Asakura" w:date="2014-10-29T14:31:00Z">
        <w:r w:rsidR="002A683C">
          <w:t>With a client application, the floor manager could</w:t>
        </w:r>
      </w:ins>
      <w:ins w:id="391" w:author="Jyun Asakura" w:date="2014-10-29T14:32:00Z">
        <w:r w:rsidR="002A683C">
          <w:t xml:space="preserve"> </w:t>
        </w:r>
      </w:ins>
      <w:ins w:id="392" w:author="Jyun Asakura" w:date="2014-11-05T23:39:00Z">
        <w:r w:rsidR="00D84ECF">
          <w:t xml:space="preserve">input a new </w:t>
        </w:r>
      </w:ins>
      <w:ins w:id="393" w:author="Jyun Asakura" w:date="2014-11-06T01:51:00Z">
        <w:r w:rsidR="00BB67CB">
          <w:t>case</w:t>
        </w:r>
      </w:ins>
      <w:ins w:id="394" w:author="Jyun Asakura" w:date="2014-11-05T23:39:00Z">
        <w:r w:rsidR="00D84ECF">
          <w:t xml:space="preserve"> directly. </w:t>
        </w:r>
      </w:ins>
      <w:ins w:id="395" w:author="Jyun Asakura" w:date="2014-11-05T23:40:00Z">
        <w:r w:rsidR="00D84ECF">
          <w:t xml:space="preserve">And once he reported the new </w:t>
        </w:r>
      </w:ins>
      <w:ins w:id="396" w:author="Jyun Asakura" w:date="2014-11-06T01:51:00Z">
        <w:r w:rsidR="00BB67CB">
          <w:t>case</w:t>
        </w:r>
      </w:ins>
      <w:ins w:id="397" w:author="Jyun Asakura" w:date="2014-11-05T23:43:00Z">
        <w:r w:rsidR="00D84ECF">
          <w:t>,</w:t>
        </w:r>
      </w:ins>
      <w:ins w:id="398" w:author="Jyun Asakura" w:date="2014-11-05T23:40:00Z">
        <w:r w:rsidR="00D84ECF">
          <w:t xml:space="preserve"> the data is transfer </w:t>
        </w:r>
      </w:ins>
      <w:ins w:id="399" w:author="Jyun Asakura" w:date="2014-11-05T23:41:00Z">
        <w:r w:rsidR="00D84ECF">
          <w:t>into</w:t>
        </w:r>
      </w:ins>
      <w:ins w:id="400" w:author="Jyun Asakura" w:date="2014-11-05T23:40:00Z">
        <w:r w:rsidR="00D84ECF">
          <w:t xml:space="preserve"> </w:t>
        </w:r>
      </w:ins>
      <w:ins w:id="401" w:author="Jyun Asakura" w:date="2014-11-05T23:41:00Z">
        <w:r w:rsidR="00D84ECF">
          <w:t xml:space="preserve">the system server immediately. After reporting the </w:t>
        </w:r>
      </w:ins>
      <w:ins w:id="402" w:author="Jyun Asakura" w:date="2014-11-06T01:51:00Z">
        <w:r w:rsidR="00BB67CB">
          <w:t>case</w:t>
        </w:r>
      </w:ins>
      <w:ins w:id="403" w:author="Jyun Asakura" w:date="2014-11-05T23:41:00Z">
        <w:r w:rsidR="00D84ECF">
          <w:t xml:space="preserve"> manager in LT Game can search the </w:t>
        </w:r>
      </w:ins>
      <w:ins w:id="404" w:author="Jyun Asakura" w:date="2014-11-06T01:51:00Z">
        <w:r w:rsidR="00BB67CB">
          <w:t>case</w:t>
        </w:r>
      </w:ins>
      <w:ins w:id="405" w:author="Jyun Asakura" w:date="2014-11-05T23:41:00Z">
        <w:r w:rsidR="00D84ECF">
          <w:t xml:space="preserve"> in the server. </w:t>
        </w:r>
      </w:ins>
      <w:ins w:id="406" w:author="Jyun Asakura" w:date="2014-11-06T01:50:00Z">
        <w:r w:rsidR="00BB67CB">
          <w:t xml:space="preserve">And as requirement </w:t>
        </w:r>
      </w:ins>
      <w:ins w:id="407" w:author="Jyun Asakura" w:date="2014-11-06T01:51:00Z">
        <w:r w:rsidR="00BB67CB">
          <w:t xml:space="preserve">listed in 3.1.1.1, now in the new CRM system can search any cases </w:t>
        </w:r>
      </w:ins>
      <w:ins w:id="408" w:author="Jyun Asakura" w:date="2014-11-06T01:52:00Z">
        <w:r w:rsidR="00BB67CB">
          <w:t xml:space="preserve">not only with the first word in the title but </w:t>
        </w:r>
      </w:ins>
      <w:ins w:id="409" w:author="Jyun Asakura" w:date="2014-11-06T01:53:00Z">
        <w:r w:rsidR="00BB67CB">
          <w:t>also any words appear in the title.</w:t>
        </w:r>
      </w:ins>
      <w:ins w:id="410" w:author="Jyun Asakura" w:date="2014-11-06T01:54:00Z">
        <w:r w:rsidR="00BB67CB">
          <w:t xml:space="preserve"> After solve the issue the manager in LT Game can change the status of the issue.</w:t>
        </w:r>
      </w:ins>
    </w:p>
    <w:p w14:paraId="5645D637" w14:textId="2F72C032" w:rsidR="00BB67CB" w:rsidRDefault="00D12066" w:rsidP="00BB67CB">
      <w:pPr>
        <w:jc w:val="both"/>
        <w:rPr>
          <w:ins w:id="411" w:author="Jyun Asakura" w:date="2014-11-06T01:54:00Z"/>
        </w:rPr>
      </w:pPr>
      <w:ins w:id="412" w:author="Jyun Asakura" w:date="2014-11-06T01:40:00Z">
        <w:r>
          <w:t>Another test case is “</w:t>
        </w:r>
      </w:ins>
      <w:ins w:id="413" w:author="Jyun Asakura" w:date="2014-11-06T01:53:00Z">
        <w:r w:rsidR="00BB67CB">
          <w:t>automatic warning for not yet close cases over 7 days</w:t>
        </w:r>
      </w:ins>
      <w:ins w:id="414" w:author="Jyun Asakura" w:date="2014-11-06T01:40:00Z">
        <w:r>
          <w:t>”</w:t>
        </w:r>
      </w:ins>
      <w:ins w:id="415" w:author="Jyun Asakura" w:date="2014-11-06T01:50:00Z">
        <w:r w:rsidR="00BB67CB">
          <w:t xml:space="preserve">. </w:t>
        </w:r>
      </w:ins>
      <w:ins w:id="416" w:author="Jyun Asakura" w:date="2014-11-06T01:54:00Z">
        <w:r w:rsidR="00BB67CB">
          <w:t xml:space="preserve">In this case, </w:t>
        </w:r>
      </w:ins>
      <w:ins w:id="417" w:author="Jyun Asakura" w:date="2014-11-06T01:58:00Z">
        <w:r w:rsidR="00BB67CB">
          <w:t xml:space="preserve">in one week, </w:t>
        </w:r>
      </w:ins>
      <w:ins w:id="418" w:author="Jyun Asakura" w:date="2014-11-06T01:55:00Z">
        <w:r w:rsidR="00BB67CB">
          <w:t xml:space="preserve">every day </w:t>
        </w:r>
      </w:ins>
      <w:ins w:id="419" w:author="Jyun Asakura" w:date="2014-11-06T01:54:00Z">
        <w:r w:rsidR="00BB67CB">
          <w:t xml:space="preserve">at 2:00 a.m. </w:t>
        </w:r>
      </w:ins>
      <w:ins w:id="420" w:author="Jyun Asakura" w:date="2014-11-06T01:55:00Z">
        <w:r w:rsidR="00BB67CB">
          <w:t xml:space="preserve">the server would make a copy backup of all the reported cases and then did the checking. All the cases reported over 7 days but not yet closed were selected. </w:t>
        </w:r>
      </w:ins>
      <w:ins w:id="421" w:author="Jyun Asakura" w:date="2014-11-06T01:56:00Z">
        <w:r w:rsidR="00BB67CB">
          <w:t>After selecting out those cases, e-mail address</w:t>
        </w:r>
      </w:ins>
      <w:ins w:id="422" w:author="Jyun Asakura" w:date="2014-11-06T01:57:00Z">
        <w:r w:rsidR="00BB67CB">
          <w:t>es</w:t>
        </w:r>
      </w:ins>
      <w:ins w:id="423" w:author="Jyun Asakura" w:date="2014-11-06T01:56:00Z">
        <w:r w:rsidR="00BB67CB">
          <w:t xml:space="preserve"> of responding managers </w:t>
        </w:r>
      </w:ins>
      <w:ins w:id="424" w:author="Jyun Asakura" w:date="2014-11-06T01:57:00Z">
        <w:r w:rsidR="00BB67CB">
          <w:t>(both LT Game and casino)</w:t>
        </w:r>
        <w:r w:rsidR="003A01D0">
          <w:t xml:space="preserve"> were</w:t>
        </w:r>
        <w:r w:rsidR="00BB67CB">
          <w:t xml:space="preserve"> checked out</w:t>
        </w:r>
      </w:ins>
      <w:ins w:id="425" w:author="Jyun Asakura" w:date="2014-11-06T01:59:00Z">
        <w:r w:rsidR="00BB67CB">
          <w:t xml:space="preserve"> and the</w:t>
        </w:r>
        <w:r w:rsidR="003A01D0">
          <w:t xml:space="preserve">n a warning message was sent. It was proved that all the manager received the warning e-mail. </w:t>
        </w:r>
      </w:ins>
    </w:p>
    <w:p w14:paraId="3EA50577" w14:textId="794FD528" w:rsidR="009B7E4A" w:rsidRPr="00C52E41" w:rsidRDefault="009B7E4A" w:rsidP="00682425"/>
    <w:p w14:paraId="7736BF2D" w14:textId="77777777" w:rsidR="00FB1732" w:rsidRPr="00C52E41" w:rsidRDefault="00FB1732" w:rsidP="00550D60">
      <w:pPr>
        <w:pStyle w:val="1"/>
        <w:numPr>
          <w:ilvl w:val="0"/>
          <w:numId w:val="0"/>
        </w:numPr>
      </w:pPr>
      <w:bookmarkStart w:id="426" w:name="_Toc403003020"/>
      <w:bookmarkEnd w:id="257"/>
      <w:bookmarkEnd w:id="258"/>
      <w:r w:rsidRPr="00C52E41">
        <w:t>Appendix</w:t>
      </w:r>
      <w:bookmarkEnd w:id="426"/>
    </w:p>
    <w:p w14:paraId="0A510E4C" w14:textId="77777777" w:rsidR="00FB1732" w:rsidRPr="00C52E41" w:rsidRDefault="00FF24DD" w:rsidP="00550D60">
      <w:pPr>
        <w:pStyle w:val="2"/>
        <w:numPr>
          <w:ilvl w:val="0"/>
          <w:numId w:val="0"/>
        </w:numPr>
      </w:pPr>
      <w:bookmarkStart w:id="427" w:name="_Toc403003021"/>
      <w:r w:rsidRPr="00C52E41">
        <w:t>Project plan</w:t>
      </w:r>
      <w:bookmarkEnd w:id="427"/>
    </w:p>
    <w:p w14:paraId="629E3148" w14:textId="77777777" w:rsidR="004413F7" w:rsidRDefault="00A825ED">
      <w:pPr>
        <w:spacing w:before="0" w:after="200" w:line="276" w:lineRule="auto"/>
        <w:rPr>
          <w:ins w:id="428" w:author="Jyun Asakura" w:date="2014-11-09T01:56:00Z"/>
        </w:rPr>
      </w:pPr>
      <w:r w:rsidRPr="00C52E41">
        <w:rPr>
          <w:highlight w:val="yellow"/>
        </w:rPr>
        <w:t>Gantt Chart</w:t>
      </w:r>
    </w:p>
    <w:p w14:paraId="518566B3" w14:textId="036E9279" w:rsidR="00E14956" w:rsidRPr="00C52E41" w:rsidRDefault="00E14956">
      <w:pPr>
        <w:spacing w:before="0" w:after="200" w:line="276" w:lineRule="auto"/>
      </w:pPr>
      <w:ins w:id="429" w:author="Jyun Asakura" w:date="2014-11-09T01:56:00Z">
        <w:r>
          <w:rPr>
            <w:noProof/>
            <w:lang w:eastAsia="zh-CN"/>
          </w:rPr>
          <w:drawing>
            <wp:inline distT="0" distB="0" distL="0" distR="0" wp14:anchorId="43F5CEB9" wp14:editId="5039C608">
              <wp:extent cx="5732145" cy="3563620"/>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563620"/>
                      </a:xfrm>
                      <a:prstGeom prst="rect">
                        <a:avLst/>
                      </a:prstGeom>
                    </pic:spPr>
                  </pic:pic>
                </a:graphicData>
              </a:graphic>
            </wp:inline>
          </w:drawing>
        </w:r>
      </w:ins>
      <w:bookmarkStart w:id="430" w:name="_GoBack"/>
      <w:bookmarkEnd w:id="430"/>
    </w:p>
    <w:p w14:paraId="69D56F6B" w14:textId="77777777" w:rsidR="004413F7" w:rsidRPr="00C52E41" w:rsidRDefault="004413F7">
      <w:pPr>
        <w:spacing w:before="0" w:after="200" w:line="276" w:lineRule="auto"/>
        <w:rPr>
          <w:rFonts w:eastAsiaTheme="minorEastAsia"/>
          <w:lang w:eastAsia="zh-CN"/>
        </w:rPr>
      </w:pPr>
    </w:p>
    <w:p w14:paraId="3C205B06" w14:textId="77777777" w:rsidR="004413F7" w:rsidRPr="00C52E41" w:rsidRDefault="004413F7">
      <w:pPr>
        <w:spacing w:before="0" w:after="200" w:line="276" w:lineRule="auto"/>
      </w:pPr>
      <w:r w:rsidRPr="00C52E41">
        <w:br w:type="page"/>
      </w:r>
    </w:p>
    <w:p w14:paraId="4050D863" w14:textId="77777777" w:rsidR="004413F7" w:rsidRPr="00C52E41" w:rsidRDefault="004413F7" w:rsidP="004413F7">
      <w:pPr>
        <w:pStyle w:val="1"/>
        <w:numPr>
          <w:ilvl w:val="0"/>
          <w:numId w:val="0"/>
        </w:numPr>
      </w:pPr>
      <w:bookmarkStart w:id="431" w:name="_Toc403003022"/>
      <w:r w:rsidRPr="00C52E41">
        <w:t>Refernces</w:t>
      </w:r>
      <w:bookmarkEnd w:id="431"/>
    </w:p>
    <w:p w14:paraId="788A1452" w14:textId="1C3F0F38" w:rsidR="004413F7" w:rsidRPr="00C52E41" w:rsidRDefault="004413F7" w:rsidP="004413F7">
      <w:pPr>
        <w:rPr>
          <w:rStyle w:val="a4"/>
          <w:rFonts w:eastAsia="SimSun"/>
          <w:color w:val="auto"/>
          <w:u w:val="none"/>
        </w:rPr>
      </w:pPr>
      <w:r w:rsidRPr="00C52E41">
        <w:t xml:space="preserve">[1] </w:t>
      </w:r>
      <w:r w:rsidR="00B42164">
        <w:t>LT Game</w:t>
      </w:r>
      <w:r w:rsidRPr="00C52E41">
        <w:t xml:space="preserve"> web page. </w:t>
      </w:r>
      <w:hyperlink r:id="rId17" w:history="1">
        <w:r w:rsidRPr="00C52E41">
          <w:rPr>
            <w:rStyle w:val="a4"/>
            <w:rFonts w:eastAsia="SimSun"/>
            <w:color w:val="auto"/>
          </w:rPr>
          <w:t>http://www.</w:t>
        </w:r>
        <w:r w:rsidR="00B42164">
          <w:rPr>
            <w:rStyle w:val="a4"/>
            <w:rFonts w:eastAsia="SimSun"/>
            <w:color w:val="auto"/>
          </w:rPr>
          <w:t>LT Game</w:t>
        </w:r>
        <w:r w:rsidRPr="00C52E41">
          <w:rPr>
            <w:rStyle w:val="a4"/>
            <w:rFonts w:eastAsia="SimSun"/>
            <w:color w:val="auto"/>
          </w:rPr>
          <w:t>.com/about.aspx</w:t>
        </w:r>
      </w:hyperlink>
      <w:r w:rsidRPr="00C52E41">
        <w:rPr>
          <w:rStyle w:val="a4"/>
          <w:rFonts w:eastAsia="SimSun"/>
          <w:color w:val="auto"/>
        </w:rPr>
        <w:t>.</w:t>
      </w:r>
      <w:r w:rsidRPr="00C52E41">
        <w:rPr>
          <w:rStyle w:val="a4"/>
          <w:rFonts w:eastAsia="SimSun"/>
          <w:color w:val="auto"/>
          <w:u w:val="none"/>
        </w:rPr>
        <w:t>[Sep. 10, 2014]</w:t>
      </w:r>
    </w:p>
    <w:p w14:paraId="643A7D21" w14:textId="77777777" w:rsidR="004413F7" w:rsidRPr="00C52E41" w:rsidRDefault="004413F7" w:rsidP="004413F7">
      <w:pPr>
        <w:rPr>
          <w:rStyle w:val="a4"/>
          <w:rFonts w:eastAsia="SimSun"/>
          <w:color w:val="auto"/>
          <w:u w:val="none"/>
        </w:rPr>
      </w:pPr>
      <w:r w:rsidRPr="00C52E41">
        <w:rPr>
          <w:rFonts w:eastAsia="SimSun"/>
        </w:rPr>
        <w:t xml:space="preserve">[2] SugarCRM company web page. </w:t>
      </w:r>
      <w:hyperlink r:id="rId18" w:history="1">
        <w:r w:rsidRPr="00C52E41">
          <w:rPr>
            <w:rStyle w:val="a4"/>
            <w:rFonts w:eastAsia="SimSun"/>
            <w:color w:val="auto"/>
          </w:rPr>
          <w:t>http://www.sugarcrm.com/</w:t>
        </w:r>
      </w:hyperlink>
      <w:r w:rsidRPr="00C52E41">
        <w:rPr>
          <w:rStyle w:val="a4"/>
          <w:rFonts w:eastAsia="SimSun"/>
          <w:color w:val="auto"/>
          <w:u w:val="none"/>
        </w:rPr>
        <w:t>.[Sep. 10, 2014]</w:t>
      </w:r>
    </w:p>
    <w:p w14:paraId="32DF5832" w14:textId="77777777" w:rsidR="004413F7" w:rsidRPr="00C52E41" w:rsidRDefault="004413F7" w:rsidP="004413F7">
      <w:pPr>
        <w:rPr>
          <w:rStyle w:val="a4"/>
          <w:rFonts w:eastAsia="SimSun"/>
          <w:color w:val="auto"/>
          <w:u w:val="none"/>
        </w:rPr>
      </w:pPr>
      <w:r w:rsidRPr="00C52E41">
        <w:t xml:space="preserve">[3] Talkincloud. </w:t>
      </w:r>
      <w:hyperlink r:id="rId19" w:history="1">
        <w:r w:rsidRPr="00C52E41">
          <w:rPr>
            <w:rStyle w:val="a4"/>
            <w:rFonts w:eastAsia="SimSun"/>
            <w:color w:val="auto"/>
          </w:rPr>
          <w:t>http://talkincloud.com/sugarcrm-wins-ibms-crm-business-ibm-unveils-new-bi-tools</w:t>
        </w:r>
      </w:hyperlink>
      <w:r w:rsidRPr="00C52E41">
        <w:rPr>
          <w:rStyle w:val="a4"/>
          <w:rFonts w:eastAsia="SimSun"/>
          <w:color w:val="auto"/>
          <w:u w:val="none"/>
        </w:rPr>
        <w:t>. [Sep. 10, 2014]</w:t>
      </w:r>
    </w:p>
    <w:p w14:paraId="3D473DA5" w14:textId="77777777" w:rsidR="00FF24DD" w:rsidRPr="00C52E41" w:rsidRDefault="00FF24DD">
      <w:pPr>
        <w:spacing w:before="0" w:after="200" w:line="276" w:lineRule="auto"/>
        <w:rPr>
          <w:smallCaps/>
          <w:spacing w:val="5"/>
          <w:sz w:val="28"/>
          <w:szCs w:val="28"/>
        </w:rPr>
      </w:pPr>
      <w:r w:rsidRPr="00C52E41">
        <w:br w:type="page"/>
      </w:r>
    </w:p>
    <w:p w14:paraId="7114C7B8" w14:textId="77777777" w:rsidR="00FF24DD" w:rsidRPr="00C52E41" w:rsidRDefault="00FF24DD" w:rsidP="00550D60">
      <w:pPr>
        <w:pStyle w:val="2"/>
        <w:numPr>
          <w:ilvl w:val="0"/>
          <w:numId w:val="0"/>
        </w:numPr>
      </w:pPr>
      <w:bookmarkStart w:id="432" w:name="_Toc403003023"/>
      <w:r w:rsidRPr="00C52E41">
        <w:t>Peer Assessment Form</w:t>
      </w:r>
      <w:bookmarkEnd w:id="432"/>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8"/>
        <w:gridCol w:w="1834"/>
        <w:gridCol w:w="1046"/>
        <w:gridCol w:w="1080"/>
        <w:gridCol w:w="1080"/>
        <w:gridCol w:w="1080"/>
        <w:gridCol w:w="1170"/>
      </w:tblGrid>
      <w:tr w:rsidR="00FF24DD" w:rsidRPr="00C52E41" w14:paraId="2A73C281" w14:textId="77777777" w:rsidTr="00D35698">
        <w:trPr>
          <w:trHeight w:val="1178"/>
        </w:trPr>
        <w:tc>
          <w:tcPr>
            <w:tcW w:w="9108" w:type="dxa"/>
            <w:gridSpan w:val="7"/>
            <w:vAlign w:val="center"/>
          </w:tcPr>
          <w:p w14:paraId="453EC372" w14:textId="77777777" w:rsidR="00FF24DD" w:rsidRPr="00C52E41" w:rsidRDefault="00FF24DD" w:rsidP="00FF24DD">
            <w:pPr>
              <w:pStyle w:val="a6"/>
              <w:jc w:val="center"/>
              <w:rPr>
                <w:sz w:val="32"/>
              </w:rPr>
            </w:pPr>
            <w:r w:rsidRPr="00C52E41">
              <w:rPr>
                <w:noProof/>
                <w:sz w:val="32"/>
                <w:lang w:eastAsia="zh-CN"/>
              </w:rPr>
              <w:drawing>
                <wp:anchor distT="0" distB="0" distL="114300" distR="114300" simplePos="0" relativeHeight="251659264" behindDoc="0" locked="0" layoutInCell="1" allowOverlap="1" wp14:anchorId="373BB18B" wp14:editId="0816E5D6">
                  <wp:simplePos x="0" y="0"/>
                  <wp:positionH relativeFrom="column">
                    <wp:posOffset>-55245</wp:posOffset>
                  </wp:positionH>
                  <wp:positionV relativeFrom="paragraph">
                    <wp:posOffset>125095</wp:posOffset>
                  </wp:positionV>
                  <wp:extent cx="808990" cy="810260"/>
                  <wp:effectExtent l="19050" t="0" r="0" b="0"/>
                  <wp:wrapNone/>
                  <wp:docPr id="6" name="Picture 1" descr="S:\3rd ITC\2nd ITC\MPI_logos\MPI logo09_C349 C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rd ITC\2nd ITC\MPI_logos\MPI logo09_C349 CPE.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8990" cy="810260"/>
                          </a:xfrm>
                          <a:prstGeom prst="rect">
                            <a:avLst/>
                          </a:prstGeom>
                          <a:noFill/>
                          <a:ln w="9525">
                            <a:noFill/>
                            <a:miter lim="800000"/>
                            <a:headEnd/>
                            <a:tailEnd/>
                          </a:ln>
                        </pic:spPr>
                      </pic:pic>
                    </a:graphicData>
                  </a:graphic>
                </wp:anchor>
              </w:drawing>
            </w:r>
          </w:p>
          <w:p w14:paraId="13DCD1F2" w14:textId="77777777" w:rsidR="00FF24DD" w:rsidRPr="00C52E41" w:rsidRDefault="00FF24DD" w:rsidP="00FF24DD">
            <w:pPr>
              <w:pStyle w:val="a6"/>
              <w:jc w:val="center"/>
              <w:rPr>
                <w:sz w:val="32"/>
              </w:rPr>
            </w:pPr>
            <w:r w:rsidRPr="00C52E41">
              <w:rPr>
                <w:sz w:val="32"/>
              </w:rPr>
              <w:t xml:space="preserve">BSc. in Computing 2013/14 </w:t>
            </w:r>
            <w:r w:rsidRPr="00C52E41">
              <w:rPr>
                <w:sz w:val="32"/>
              </w:rPr>
              <w:br/>
              <w:t>COMP321 Information System Implementation</w:t>
            </w:r>
          </w:p>
          <w:p w14:paraId="196EE91D" w14:textId="77777777" w:rsidR="00FF24DD" w:rsidRPr="00C52E41" w:rsidRDefault="00FF24DD" w:rsidP="00FF24DD">
            <w:pPr>
              <w:pStyle w:val="a6"/>
              <w:jc w:val="center"/>
              <w:rPr>
                <w:sz w:val="28"/>
              </w:rPr>
            </w:pPr>
            <w:r w:rsidRPr="00C52E41">
              <w:rPr>
                <w:sz w:val="28"/>
              </w:rPr>
              <w:t>Peer Assessment Form</w:t>
            </w:r>
          </w:p>
          <w:p w14:paraId="4EF1B9DA" w14:textId="77777777" w:rsidR="00FF24DD" w:rsidRPr="00C52E41" w:rsidRDefault="00FF24DD" w:rsidP="00FF24DD">
            <w:pPr>
              <w:pStyle w:val="a6"/>
              <w:jc w:val="center"/>
              <w:rPr>
                <w:noProof/>
                <w:sz w:val="28"/>
                <w:szCs w:val="28"/>
                <w:lang w:eastAsia="zh-CN"/>
              </w:rPr>
            </w:pPr>
          </w:p>
        </w:tc>
      </w:tr>
      <w:tr w:rsidR="00FF24DD" w:rsidRPr="00C52E41" w14:paraId="49E14CB0" w14:textId="77777777" w:rsidTr="00D35698">
        <w:trPr>
          <w:trHeight w:val="656"/>
        </w:trPr>
        <w:tc>
          <w:tcPr>
            <w:tcW w:w="1818" w:type="dxa"/>
            <w:vAlign w:val="center"/>
          </w:tcPr>
          <w:p w14:paraId="35F98E54" w14:textId="77777777" w:rsidR="00FF24DD" w:rsidRPr="00C52E41" w:rsidRDefault="00FF24DD" w:rsidP="00FF24DD">
            <w:pPr>
              <w:pStyle w:val="a6"/>
              <w:rPr>
                <w:lang w:val="en-GB"/>
              </w:rPr>
            </w:pPr>
            <w:r w:rsidRPr="00C52E41">
              <w:rPr>
                <w:kern w:val="32"/>
                <w:lang w:val="en-GB"/>
              </w:rPr>
              <w:t>Group number</w:t>
            </w:r>
          </w:p>
        </w:tc>
        <w:tc>
          <w:tcPr>
            <w:tcW w:w="7290" w:type="dxa"/>
            <w:gridSpan w:val="6"/>
            <w:vAlign w:val="center"/>
          </w:tcPr>
          <w:p w14:paraId="41D60096" w14:textId="77777777" w:rsidR="00FF24DD" w:rsidRPr="00C52E41" w:rsidRDefault="00FF24DD" w:rsidP="00D35698">
            <w:pPr>
              <w:snapToGrid w:val="0"/>
              <w:rPr>
                <w:lang w:val="en-GB"/>
              </w:rPr>
            </w:pPr>
          </w:p>
        </w:tc>
      </w:tr>
      <w:tr w:rsidR="00FF24DD" w:rsidRPr="00C52E41" w14:paraId="3F3AA8E8" w14:textId="77777777" w:rsidTr="00D35698">
        <w:trPr>
          <w:trHeight w:val="800"/>
        </w:trPr>
        <w:tc>
          <w:tcPr>
            <w:tcW w:w="1818" w:type="dxa"/>
            <w:tcBorders>
              <w:bottom w:val="single" w:sz="4" w:space="0" w:color="auto"/>
            </w:tcBorders>
            <w:vAlign w:val="center"/>
          </w:tcPr>
          <w:p w14:paraId="6347DFBD" w14:textId="77777777" w:rsidR="00FF24DD" w:rsidRPr="00C52E41" w:rsidRDefault="00FF24DD" w:rsidP="00FF24DD">
            <w:pPr>
              <w:pStyle w:val="a6"/>
              <w:rPr>
                <w:kern w:val="32"/>
                <w:lang w:val="en-GB"/>
              </w:rPr>
            </w:pPr>
            <w:r w:rsidRPr="00C52E41">
              <w:rPr>
                <w:kern w:val="32"/>
                <w:lang w:val="en-GB"/>
              </w:rPr>
              <w:t>Group members</w:t>
            </w:r>
          </w:p>
        </w:tc>
        <w:tc>
          <w:tcPr>
            <w:tcW w:w="7290" w:type="dxa"/>
            <w:gridSpan w:val="6"/>
            <w:tcBorders>
              <w:bottom w:val="single" w:sz="4" w:space="0" w:color="auto"/>
            </w:tcBorders>
            <w:vAlign w:val="center"/>
          </w:tcPr>
          <w:tbl>
            <w:tblPr>
              <w:tblW w:w="0" w:type="auto"/>
              <w:tblLayout w:type="fixed"/>
              <w:tblLook w:val="04A0" w:firstRow="1" w:lastRow="0" w:firstColumn="1" w:lastColumn="0" w:noHBand="0" w:noVBand="1"/>
            </w:tblPr>
            <w:tblGrid>
              <w:gridCol w:w="697"/>
              <w:gridCol w:w="2075"/>
              <w:gridCol w:w="3694"/>
            </w:tblGrid>
            <w:tr w:rsidR="00FF24DD" w:rsidRPr="00C52E41" w14:paraId="4AECCB50" w14:textId="77777777" w:rsidTr="00D35698">
              <w:tc>
                <w:tcPr>
                  <w:tcW w:w="697" w:type="dxa"/>
                </w:tcPr>
                <w:p w14:paraId="575F53C3" w14:textId="77777777" w:rsidR="00FF24DD" w:rsidRPr="00C52E41" w:rsidRDefault="00FF24DD" w:rsidP="00FF24DD">
                  <w:pPr>
                    <w:pStyle w:val="a6"/>
                    <w:rPr>
                      <w:lang w:val="en-GB"/>
                    </w:rPr>
                  </w:pPr>
                </w:p>
              </w:tc>
              <w:tc>
                <w:tcPr>
                  <w:tcW w:w="2075" w:type="dxa"/>
                </w:tcPr>
                <w:p w14:paraId="7F1D5493" w14:textId="77777777" w:rsidR="00FF24DD" w:rsidRPr="00C52E41" w:rsidRDefault="00FF24DD" w:rsidP="00FF24DD">
                  <w:pPr>
                    <w:pStyle w:val="a6"/>
                    <w:rPr>
                      <w:lang w:val="en-GB"/>
                    </w:rPr>
                  </w:pPr>
                  <w:r w:rsidRPr="00C52E41">
                    <w:rPr>
                      <w:lang w:val="en-GB"/>
                    </w:rPr>
                    <w:t>Student ID</w:t>
                  </w:r>
                </w:p>
              </w:tc>
              <w:tc>
                <w:tcPr>
                  <w:tcW w:w="3694" w:type="dxa"/>
                </w:tcPr>
                <w:p w14:paraId="23428B75" w14:textId="77777777" w:rsidR="00FF24DD" w:rsidRPr="00C52E41" w:rsidRDefault="00FF24DD" w:rsidP="00FF24DD">
                  <w:pPr>
                    <w:pStyle w:val="a6"/>
                    <w:rPr>
                      <w:lang w:val="en-GB"/>
                    </w:rPr>
                  </w:pPr>
                  <w:r w:rsidRPr="00C52E41">
                    <w:rPr>
                      <w:lang w:val="en-GB"/>
                    </w:rPr>
                    <w:t>Student name</w:t>
                  </w:r>
                </w:p>
              </w:tc>
            </w:tr>
            <w:tr w:rsidR="00FF24DD" w:rsidRPr="00C52E41" w14:paraId="14AE38EE" w14:textId="77777777" w:rsidTr="00D35698">
              <w:tc>
                <w:tcPr>
                  <w:tcW w:w="697" w:type="dxa"/>
                </w:tcPr>
                <w:p w14:paraId="7940A4A9" w14:textId="77777777" w:rsidR="00FF24DD" w:rsidRPr="00C52E41" w:rsidRDefault="00FF24DD" w:rsidP="00FF24DD">
                  <w:pPr>
                    <w:pStyle w:val="a6"/>
                    <w:rPr>
                      <w:i/>
                      <w:lang w:val="en-GB"/>
                    </w:rPr>
                  </w:pPr>
                  <w:r w:rsidRPr="00C52E41">
                    <w:rPr>
                      <w:i/>
                      <w:lang w:val="en-GB"/>
                    </w:rPr>
                    <w:t>1.</w:t>
                  </w:r>
                </w:p>
              </w:tc>
              <w:tc>
                <w:tcPr>
                  <w:tcW w:w="2075" w:type="dxa"/>
                </w:tcPr>
                <w:p w14:paraId="3FF9D71D" w14:textId="77777777" w:rsidR="00FF24DD" w:rsidRPr="00C52E41" w:rsidRDefault="00FF24DD" w:rsidP="00FF24DD">
                  <w:pPr>
                    <w:pStyle w:val="a6"/>
                    <w:rPr>
                      <w:i/>
                      <w:lang w:val="en-GB"/>
                    </w:rPr>
                  </w:pPr>
                </w:p>
              </w:tc>
              <w:tc>
                <w:tcPr>
                  <w:tcW w:w="3694" w:type="dxa"/>
                </w:tcPr>
                <w:p w14:paraId="6EBE46C7" w14:textId="77777777" w:rsidR="00FF24DD" w:rsidRPr="00C52E41" w:rsidRDefault="00FF24DD" w:rsidP="00FF24DD">
                  <w:pPr>
                    <w:pStyle w:val="a6"/>
                    <w:rPr>
                      <w:lang w:val="en-GB"/>
                    </w:rPr>
                  </w:pPr>
                </w:p>
              </w:tc>
            </w:tr>
            <w:tr w:rsidR="00FF24DD" w:rsidRPr="00C52E41" w14:paraId="3F137743" w14:textId="77777777" w:rsidTr="00D35698">
              <w:tc>
                <w:tcPr>
                  <w:tcW w:w="697" w:type="dxa"/>
                </w:tcPr>
                <w:p w14:paraId="7ACAC704" w14:textId="77777777" w:rsidR="00FF24DD" w:rsidRPr="00C52E41" w:rsidRDefault="00FF24DD" w:rsidP="00FF24DD">
                  <w:pPr>
                    <w:pStyle w:val="a6"/>
                    <w:rPr>
                      <w:i/>
                      <w:lang w:val="en-GB"/>
                    </w:rPr>
                  </w:pPr>
                  <w:r w:rsidRPr="00C52E41">
                    <w:rPr>
                      <w:i/>
                      <w:lang w:val="en-GB"/>
                    </w:rPr>
                    <w:t>2.</w:t>
                  </w:r>
                </w:p>
              </w:tc>
              <w:tc>
                <w:tcPr>
                  <w:tcW w:w="2075" w:type="dxa"/>
                </w:tcPr>
                <w:p w14:paraId="5041EC5F" w14:textId="77777777" w:rsidR="00FF24DD" w:rsidRPr="00C52E41" w:rsidRDefault="00FF24DD" w:rsidP="00FF24DD">
                  <w:pPr>
                    <w:pStyle w:val="a6"/>
                    <w:rPr>
                      <w:i/>
                      <w:lang w:val="en-GB"/>
                    </w:rPr>
                  </w:pPr>
                </w:p>
              </w:tc>
              <w:tc>
                <w:tcPr>
                  <w:tcW w:w="3694" w:type="dxa"/>
                </w:tcPr>
                <w:p w14:paraId="0C15E589" w14:textId="77777777" w:rsidR="00FF24DD" w:rsidRPr="00C52E41" w:rsidRDefault="00FF24DD" w:rsidP="00FF24DD">
                  <w:pPr>
                    <w:pStyle w:val="a6"/>
                    <w:rPr>
                      <w:lang w:val="en-GB"/>
                    </w:rPr>
                  </w:pPr>
                </w:p>
              </w:tc>
            </w:tr>
            <w:tr w:rsidR="00FF24DD" w:rsidRPr="00C52E41" w14:paraId="4D78B260" w14:textId="77777777" w:rsidTr="00D35698">
              <w:tc>
                <w:tcPr>
                  <w:tcW w:w="697" w:type="dxa"/>
                </w:tcPr>
                <w:p w14:paraId="68D30B8C" w14:textId="77777777" w:rsidR="00FF24DD" w:rsidRPr="00C52E41" w:rsidRDefault="00FF24DD" w:rsidP="00FF24DD">
                  <w:pPr>
                    <w:pStyle w:val="a6"/>
                    <w:rPr>
                      <w:i/>
                      <w:lang w:val="en-GB"/>
                    </w:rPr>
                  </w:pPr>
                  <w:r w:rsidRPr="00C52E41">
                    <w:rPr>
                      <w:i/>
                      <w:lang w:val="en-GB"/>
                    </w:rPr>
                    <w:t>3.</w:t>
                  </w:r>
                </w:p>
              </w:tc>
              <w:tc>
                <w:tcPr>
                  <w:tcW w:w="2075" w:type="dxa"/>
                </w:tcPr>
                <w:p w14:paraId="036EDB45" w14:textId="77777777" w:rsidR="00FF24DD" w:rsidRPr="00C52E41" w:rsidRDefault="00FF24DD" w:rsidP="00FF24DD">
                  <w:pPr>
                    <w:pStyle w:val="a6"/>
                    <w:rPr>
                      <w:i/>
                      <w:lang w:val="en-GB"/>
                    </w:rPr>
                  </w:pPr>
                </w:p>
              </w:tc>
              <w:tc>
                <w:tcPr>
                  <w:tcW w:w="3694" w:type="dxa"/>
                </w:tcPr>
                <w:p w14:paraId="4EDE9EA3" w14:textId="77777777" w:rsidR="00FF24DD" w:rsidRPr="00C52E41" w:rsidRDefault="00FF24DD" w:rsidP="00FF24DD">
                  <w:pPr>
                    <w:pStyle w:val="a6"/>
                    <w:rPr>
                      <w:lang w:val="en-GB"/>
                    </w:rPr>
                  </w:pPr>
                </w:p>
              </w:tc>
            </w:tr>
            <w:tr w:rsidR="00FF24DD" w:rsidRPr="00C52E41" w14:paraId="3CD5F454" w14:textId="77777777" w:rsidTr="00D35698">
              <w:tc>
                <w:tcPr>
                  <w:tcW w:w="697" w:type="dxa"/>
                </w:tcPr>
                <w:p w14:paraId="2A5FDA94" w14:textId="77777777" w:rsidR="00FF24DD" w:rsidRPr="00C52E41" w:rsidRDefault="00FF24DD" w:rsidP="00FF24DD">
                  <w:pPr>
                    <w:pStyle w:val="a6"/>
                    <w:rPr>
                      <w:i/>
                      <w:lang w:val="en-GB"/>
                    </w:rPr>
                  </w:pPr>
                  <w:r w:rsidRPr="00C52E41">
                    <w:rPr>
                      <w:i/>
                      <w:lang w:val="en-GB"/>
                    </w:rPr>
                    <w:t>4.</w:t>
                  </w:r>
                </w:p>
              </w:tc>
              <w:tc>
                <w:tcPr>
                  <w:tcW w:w="2075" w:type="dxa"/>
                </w:tcPr>
                <w:p w14:paraId="3A51211B" w14:textId="77777777" w:rsidR="00FF24DD" w:rsidRPr="00C52E41" w:rsidRDefault="00FF24DD" w:rsidP="00FF24DD">
                  <w:pPr>
                    <w:pStyle w:val="a6"/>
                    <w:rPr>
                      <w:i/>
                      <w:lang w:val="en-GB"/>
                    </w:rPr>
                  </w:pPr>
                </w:p>
              </w:tc>
              <w:tc>
                <w:tcPr>
                  <w:tcW w:w="3694" w:type="dxa"/>
                </w:tcPr>
                <w:p w14:paraId="556FCB45" w14:textId="77777777" w:rsidR="00FF24DD" w:rsidRPr="00C52E41" w:rsidRDefault="00FF24DD" w:rsidP="00FF24DD">
                  <w:pPr>
                    <w:pStyle w:val="a6"/>
                    <w:rPr>
                      <w:lang w:val="en-GB"/>
                    </w:rPr>
                  </w:pPr>
                </w:p>
              </w:tc>
            </w:tr>
            <w:tr w:rsidR="00FF24DD" w:rsidRPr="00C52E41" w14:paraId="169525F4" w14:textId="77777777" w:rsidTr="00D35698">
              <w:tc>
                <w:tcPr>
                  <w:tcW w:w="697" w:type="dxa"/>
                </w:tcPr>
                <w:p w14:paraId="770B0152" w14:textId="77777777" w:rsidR="00FF24DD" w:rsidRPr="00C52E41" w:rsidRDefault="00FF24DD" w:rsidP="00FF24DD">
                  <w:pPr>
                    <w:pStyle w:val="a6"/>
                    <w:rPr>
                      <w:lang w:val="en-GB"/>
                    </w:rPr>
                  </w:pPr>
                  <w:r w:rsidRPr="00C52E41">
                    <w:rPr>
                      <w:lang w:val="en-GB"/>
                    </w:rPr>
                    <w:t>5.</w:t>
                  </w:r>
                </w:p>
              </w:tc>
              <w:tc>
                <w:tcPr>
                  <w:tcW w:w="2075" w:type="dxa"/>
                </w:tcPr>
                <w:p w14:paraId="7C3E9993" w14:textId="77777777" w:rsidR="00FF24DD" w:rsidRPr="00C52E41" w:rsidRDefault="00FF24DD" w:rsidP="00FF24DD">
                  <w:pPr>
                    <w:pStyle w:val="a6"/>
                    <w:rPr>
                      <w:lang w:val="en-GB"/>
                    </w:rPr>
                  </w:pPr>
                </w:p>
              </w:tc>
              <w:tc>
                <w:tcPr>
                  <w:tcW w:w="3694" w:type="dxa"/>
                </w:tcPr>
                <w:p w14:paraId="0896A719" w14:textId="77777777" w:rsidR="00FF24DD" w:rsidRPr="00C52E41" w:rsidRDefault="00FF24DD" w:rsidP="00FF24DD">
                  <w:pPr>
                    <w:pStyle w:val="a6"/>
                    <w:rPr>
                      <w:lang w:val="en-GB"/>
                    </w:rPr>
                  </w:pPr>
                </w:p>
              </w:tc>
            </w:tr>
          </w:tbl>
          <w:p w14:paraId="72DDBA22" w14:textId="77777777" w:rsidR="00FF24DD" w:rsidRPr="00C52E41" w:rsidRDefault="00FF24DD" w:rsidP="00FF24DD">
            <w:pPr>
              <w:pStyle w:val="a6"/>
              <w:rPr>
                <w:lang w:val="en-GB"/>
              </w:rPr>
            </w:pPr>
          </w:p>
        </w:tc>
      </w:tr>
      <w:tr w:rsidR="00FF24DD" w:rsidRPr="00C52E41" w14:paraId="56B712A4" w14:textId="77777777" w:rsidTr="00D35698">
        <w:trPr>
          <w:trHeight w:val="431"/>
        </w:trPr>
        <w:tc>
          <w:tcPr>
            <w:tcW w:w="9108" w:type="dxa"/>
            <w:gridSpan w:val="7"/>
            <w:shd w:val="clear" w:color="auto" w:fill="F2F2F2" w:themeFill="background1" w:themeFillShade="F2"/>
            <w:vAlign w:val="center"/>
          </w:tcPr>
          <w:p w14:paraId="486E9E2D" w14:textId="77777777" w:rsidR="00FF24DD" w:rsidRPr="00C52E41" w:rsidRDefault="00FF24DD" w:rsidP="00FF24DD">
            <w:pPr>
              <w:pStyle w:val="a6"/>
              <w:jc w:val="center"/>
              <w:rPr>
                <w:lang w:val="en-GB"/>
              </w:rPr>
            </w:pPr>
            <w:r w:rsidRPr="00C52E41">
              <w:rPr>
                <w:lang w:val="en-GB"/>
              </w:rPr>
              <w:t>Contribution</w:t>
            </w:r>
            <w:r w:rsidRPr="00C52E41">
              <w:rPr>
                <w:b/>
                <w:lang w:val="en-GB"/>
              </w:rPr>
              <w:t xml:space="preserve"> (</w:t>
            </w:r>
            <w:r w:rsidRPr="00C52E41">
              <w:rPr>
                <w:lang w:val="en-GB"/>
              </w:rPr>
              <w:t>Each row must total to 100%)</w:t>
            </w:r>
          </w:p>
        </w:tc>
      </w:tr>
      <w:tr w:rsidR="00FF24DD" w:rsidRPr="00C52E41" w14:paraId="431E1F39" w14:textId="77777777" w:rsidTr="00FF24DD">
        <w:trPr>
          <w:trHeight w:val="368"/>
        </w:trPr>
        <w:tc>
          <w:tcPr>
            <w:tcW w:w="3652" w:type="dxa"/>
            <w:gridSpan w:val="2"/>
            <w:vAlign w:val="center"/>
          </w:tcPr>
          <w:p w14:paraId="485305CE" w14:textId="77777777" w:rsidR="00FF24DD" w:rsidRPr="00C52E41" w:rsidRDefault="00FF24DD" w:rsidP="00D35698">
            <w:pPr>
              <w:spacing w:after="100" w:afterAutospacing="1"/>
              <w:jc w:val="right"/>
              <w:rPr>
                <w:b/>
                <w:lang w:val="en-GB"/>
              </w:rPr>
            </w:pPr>
          </w:p>
        </w:tc>
        <w:tc>
          <w:tcPr>
            <w:tcW w:w="1046" w:type="dxa"/>
            <w:vAlign w:val="center"/>
          </w:tcPr>
          <w:p w14:paraId="34127CB7" w14:textId="77777777" w:rsidR="00FF24DD" w:rsidRPr="00C52E41" w:rsidRDefault="00FF24DD" w:rsidP="00D35698">
            <w:pPr>
              <w:spacing w:after="100" w:afterAutospacing="1"/>
              <w:jc w:val="center"/>
              <w:rPr>
                <w:sz w:val="28"/>
                <w:szCs w:val="28"/>
                <w:lang w:val="en-GB"/>
              </w:rPr>
            </w:pPr>
            <w:r w:rsidRPr="00C52E41">
              <w:rPr>
                <w:sz w:val="20"/>
                <w:szCs w:val="28"/>
                <w:lang w:val="en-GB"/>
              </w:rPr>
              <w:t>Member 1</w:t>
            </w:r>
          </w:p>
        </w:tc>
        <w:tc>
          <w:tcPr>
            <w:tcW w:w="1080" w:type="dxa"/>
            <w:vAlign w:val="center"/>
          </w:tcPr>
          <w:p w14:paraId="444739E5" w14:textId="77777777" w:rsidR="00FF24DD" w:rsidRPr="00C52E41" w:rsidRDefault="00FF24DD" w:rsidP="00D35698">
            <w:pPr>
              <w:spacing w:after="100" w:afterAutospacing="1"/>
              <w:jc w:val="center"/>
              <w:rPr>
                <w:sz w:val="28"/>
                <w:szCs w:val="28"/>
                <w:lang w:val="en-GB"/>
              </w:rPr>
            </w:pPr>
            <w:r w:rsidRPr="00C52E41">
              <w:rPr>
                <w:sz w:val="20"/>
                <w:szCs w:val="28"/>
                <w:lang w:val="en-GB"/>
              </w:rPr>
              <w:t>Member 2</w:t>
            </w:r>
          </w:p>
        </w:tc>
        <w:tc>
          <w:tcPr>
            <w:tcW w:w="1080" w:type="dxa"/>
            <w:vAlign w:val="center"/>
          </w:tcPr>
          <w:p w14:paraId="7B84CF9E" w14:textId="77777777" w:rsidR="00FF24DD" w:rsidRPr="00C52E41" w:rsidRDefault="00FF24DD" w:rsidP="00D35698">
            <w:pPr>
              <w:spacing w:after="100" w:afterAutospacing="1"/>
              <w:jc w:val="center"/>
              <w:rPr>
                <w:sz w:val="28"/>
                <w:szCs w:val="28"/>
                <w:lang w:val="en-GB"/>
              </w:rPr>
            </w:pPr>
            <w:r w:rsidRPr="00C52E41">
              <w:rPr>
                <w:sz w:val="20"/>
                <w:szCs w:val="28"/>
                <w:lang w:val="en-GB"/>
              </w:rPr>
              <w:t>Member 3</w:t>
            </w:r>
          </w:p>
        </w:tc>
        <w:tc>
          <w:tcPr>
            <w:tcW w:w="1080" w:type="dxa"/>
            <w:vAlign w:val="center"/>
          </w:tcPr>
          <w:p w14:paraId="311DE0E7" w14:textId="77777777" w:rsidR="00FF24DD" w:rsidRPr="00C52E41" w:rsidRDefault="00FF24DD" w:rsidP="00D35698">
            <w:pPr>
              <w:spacing w:after="100" w:afterAutospacing="1"/>
              <w:jc w:val="center"/>
              <w:rPr>
                <w:sz w:val="28"/>
                <w:szCs w:val="28"/>
                <w:lang w:val="en-GB"/>
              </w:rPr>
            </w:pPr>
            <w:r w:rsidRPr="00C52E41">
              <w:rPr>
                <w:sz w:val="20"/>
                <w:szCs w:val="28"/>
                <w:lang w:val="en-GB"/>
              </w:rPr>
              <w:t>Member 4</w:t>
            </w:r>
          </w:p>
        </w:tc>
        <w:tc>
          <w:tcPr>
            <w:tcW w:w="1170" w:type="dxa"/>
            <w:vAlign w:val="center"/>
          </w:tcPr>
          <w:p w14:paraId="6249C52C" w14:textId="77777777" w:rsidR="00FF24DD" w:rsidRPr="00C52E41" w:rsidRDefault="00FF24DD" w:rsidP="00D35698">
            <w:pPr>
              <w:spacing w:after="100" w:afterAutospacing="1"/>
              <w:jc w:val="center"/>
              <w:rPr>
                <w:sz w:val="28"/>
                <w:szCs w:val="28"/>
                <w:lang w:val="en-GB"/>
              </w:rPr>
            </w:pPr>
            <w:r w:rsidRPr="00C52E41">
              <w:rPr>
                <w:sz w:val="20"/>
                <w:szCs w:val="28"/>
                <w:lang w:val="en-GB"/>
              </w:rPr>
              <w:t>Member 5</w:t>
            </w:r>
          </w:p>
        </w:tc>
      </w:tr>
      <w:tr w:rsidR="00FF24DD" w:rsidRPr="00C52E41" w14:paraId="72FA8791" w14:textId="77777777" w:rsidTr="00D35698">
        <w:trPr>
          <w:trHeight w:val="850"/>
        </w:trPr>
        <w:tc>
          <w:tcPr>
            <w:tcW w:w="3652" w:type="dxa"/>
            <w:gridSpan w:val="2"/>
            <w:vAlign w:val="center"/>
          </w:tcPr>
          <w:p w14:paraId="75A0994F" w14:textId="77777777" w:rsidR="00FF24DD" w:rsidRPr="00C52E41" w:rsidRDefault="00FF24DD" w:rsidP="00FF24DD">
            <w:pPr>
              <w:pStyle w:val="a6"/>
            </w:pPr>
            <w:r w:rsidRPr="00C52E41">
              <w:t>1. Project leadership</w:t>
            </w:r>
          </w:p>
        </w:tc>
        <w:tc>
          <w:tcPr>
            <w:tcW w:w="1046" w:type="dxa"/>
            <w:vAlign w:val="center"/>
          </w:tcPr>
          <w:p w14:paraId="2D26501B" w14:textId="77777777" w:rsidR="00FF24DD" w:rsidRPr="00C52E41" w:rsidRDefault="00FF24DD" w:rsidP="00A825ED">
            <w:pPr>
              <w:pStyle w:val="a6"/>
              <w:jc w:val="right"/>
            </w:pPr>
            <w:r w:rsidRPr="00C52E41">
              <w:t>%</w:t>
            </w:r>
          </w:p>
        </w:tc>
        <w:tc>
          <w:tcPr>
            <w:tcW w:w="1080" w:type="dxa"/>
            <w:vAlign w:val="center"/>
          </w:tcPr>
          <w:p w14:paraId="31DBDE92" w14:textId="77777777" w:rsidR="00FF24DD" w:rsidRPr="00C52E41" w:rsidRDefault="00FF24DD" w:rsidP="00A825ED">
            <w:pPr>
              <w:pStyle w:val="a6"/>
              <w:jc w:val="right"/>
            </w:pPr>
            <w:r w:rsidRPr="00C52E41">
              <w:t>%</w:t>
            </w:r>
          </w:p>
        </w:tc>
        <w:tc>
          <w:tcPr>
            <w:tcW w:w="1080" w:type="dxa"/>
            <w:vAlign w:val="center"/>
          </w:tcPr>
          <w:p w14:paraId="5AF65ACF" w14:textId="77777777" w:rsidR="00FF24DD" w:rsidRPr="00C52E41" w:rsidRDefault="00FF24DD" w:rsidP="00A825ED">
            <w:pPr>
              <w:pStyle w:val="a6"/>
              <w:jc w:val="right"/>
            </w:pPr>
            <w:r w:rsidRPr="00C52E41">
              <w:t>%</w:t>
            </w:r>
          </w:p>
        </w:tc>
        <w:tc>
          <w:tcPr>
            <w:tcW w:w="1080" w:type="dxa"/>
            <w:vAlign w:val="center"/>
          </w:tcPr>
          <w:p w14:paraId="380693E3" w14:textId="77777777" w:rsidR="00FF24DD" w:rsidRPr="00C52E41" w:rsidRDefault="00FF24DD" w:rsidP="00A825ED">
            <w:pPr>
              <w:pStyle w:val="a6"/>
              <w:jc w:val="right"/>
            </w:pPr>
            <w:r w:rsidRPr="00C52E41">
              <w:t>%</w:t>
            </w:r>
          </w:p>
        </w:tc>
        <w:tc>
          <w:tcPr>
            <w:tcW w:w="1170" w:type="dxa"/>
            <w:vAlign w:val="center"/>
          </w:tcPr>
          <w:p w14:paraId="6F643963" w14:textId="77777777" w:rsidR="00FF24DD" w:rsidRPr="00C52E41" w:rsidRDefault="00FF24DD" w:rsidP="00A825ED">
            <w:pPr>
              <w:pStyle w:val="a6"/>
              <w:jc w:val="right"/>
            </w:pPr>
            <w:r w:rsidRPr="00C52E41">
              <w:t>%</w:t>
            </w:r>
          </w:p>
        </w:tc>
      </w:tr>
      <w:tr w:rsidR="00FF24DD" w:rsidRPr="00C52E41" w14:paraId="427A8AB0" w14:textId="77777777" w:rsidTr="00D35698">
        <w:trPr>
          <w:trHeight w:val="850"/>
        </w:trPr>
        <w:tc>
          <w:tcPr>
            <w:tcW w:w="3652" w:type="dxa"/>
            <w:gridSpan w:val="2"/>
            <w:vAlign w:val="center"/>
          </w:tcPr>
          <w:p w14:paraId="102FC894" w14:textId="77777777" w:rsidR="00FF24DD" w:rsidRPr="00C52E41" w:rsidRDefault="00FF24DD" w:rsidP="00FF24DD">
            <w:pPr>
              <w:pStyle w:val="a6"/>
            </w:pPr>
            <w:r w:rsidRPr="00C52E41">
              <w:t>2. Data modeling</w:t>
            </w:r>
          </w:p>
        </w:tc>
        <w:tc>
          <w:tcPr>
            <w:tcW w:w="1046" w:type="dxa"/>
            <w:vAlign w:val="center"/>
          </w:tcPr>
          <w:p w14:paraId="142E95D5" w14:textId="77777777" w:rsidR="00FF24DD" w:rsidRPr="00C52E41" w:rsidRDefault="00FF24DD" w:rsidP="00A825ED">
            <w:pPr>
              <w:pStyle w:val="a6"/>
              <w:jc w:val="right"/>
            </w:pPr>
            <w:r w:rsidRPr="00C52E41">
              <w:t>%</w:t>
            </w:r>
          </w:p>
        </w:tc>
        <w:tc>
          <w:tcPr>
            <w:tcW w:w="1080" w:type="dxa"/>
            <w:vAlign w:val="center"/>
          </w:tcPr>
          <w:p w14:paraId="5A36CB78" w14:textId="77777777" w:rsidR="00FF24DD" w:rsidRPr="00C52E41" w:rsidRDefault="00FF24DD" w:rsidP="00A825ED">
            <w:pPr>
              <w:pStyle w:val="a6"/>
              <w:jc w:val="right"/>
            </w:pPr>
            <w:r w:rsidRPr="00C52E41">
              <w:t>%</w:t>
            </w:r>
          </w:p>
        </w:tc>
        <w:tc>
          <w:tcPr>
            <w:tcW w:w="1080" w:type="dxa"/>
            <w:vAlign w:val="center"/>
          </w:tcPr>
          <w:p w14:paraId="03289230" w14:textId="77777777" w:rsidR="00FF24DD" w:rsidRPr="00C52E41" w:rsidRDefault="00FF24DD" w:rsidP="00A825ED">
            <w:pPr>
              <w:pStyle w:val="a6"/>
              <w:jc w:val="right"/>
            </w:pPr>
            <w:r w:rsidRPr="00C52E41">
              <w:t>%</w:t>
            </w:r>
          </w:p>
        </w:tc>
        <w:tc>
          <w:tcPr>
            <w:tcW w:w="1080" w:type="dxa"/>
            <w:vAlign w:val="center"/>
          </w:tcPr>
          <w:p w14:paraId="467CFBE0" w14:textId="77777777" w:rsidR="00FF24DD" w:rsidRPr="00C52E41" w:rsidRDefault="00FF24DD" w:rsidP="00A825ED">
            <w:pPr>
              <w:pStyle w:val="a6"/>
              <w:jc w:val="right"/>
            </w:pPr>
            <w:r w:rsidRPr="00C52E41">
              <w:t>%</w:t>
            </w:r>
          </w:p>
        </w:tc>
        <w:tc>
          <w:tcPr>
            <w:tcW w:w="1170" w:type="dxa"/>
            <w:vAlign w:val="center"/>
          </w:tcPr>
          <w:p w14:paraId="43D7A24F" w14:textId="77777777" w:rsidR="00FF24DD" w:rsidRPr="00C52E41" w:rsidRDefault="00FF24DD" w:rsidP="00A825ED">
            <w:pPr>
              <w:pStyle w:val="a6"/>
              <w:jc w:val="right"/>
            </w:pPr>
            <w:r w:rsidRPr="00C52E41">
              <w:t>%</w:t>
            </w:r>
          </w:p>
        </w:tc>
      </w:tr>
      <w:tr w:rsidR="00FF24DD" w:rsidRPr="00C52E41" w14:paraId="1DCAA226" w14:textId="77777777" w:rsidTr="00D35698">
        <w:trPr>
          <w:trHeight w:val="850"/>
        </w:trPr>
        <w:tc>
          <w:tcPr>
            <w:tcW w:w="3652" w:type="dxa"/>
            <w:gridSpan w:val="2"/>
            <w:vAlign w:val="center"/>
          </w:tcPr>
          <w:p w14:paraId="7227618B" w14:textId="77777777" w:rsidR="00FF24DD" w:rsidRPr="00C52E41" w:rsidRDefault="00FF24DD" w:rsidP="00FF24DD">
            <w:pPr>
              <w:pStyle w:val="a6"/>
            </w:pPr>
            <w:r w:rsidRPr="00C52E41">
              <w:t>3. User interface design</w:t>
            </w:r>
          </w:p>
        </w:tc>
        <w:tc>
          <w:tcPr>
            <w:tcW w:w="1046" w:type="dxa"/>
            <w:vAlign w:val="center"/>
          </w:tcPr>
          <w:p w14:paraId="6BD60901" w14:textId="77777777" w:rsidR="00FF24DD" w:rsidRPr="00C52E41" w:rsidRDefault="00FF24DD" w:rsidP="00A825ED">
            <w:pPr>
              <w:pStyle w:val="a6"/>
              <w:jc w:val="right"/>
            </w:pPr>
            <w:r w:rsidRPr="00C52E41">
              <w:t>%</w:t>
            </w:r>
          </w:p>
        </w:tc>
        <w:tc>
          <w:tcPr>
            <w:tcW w:w="1080" w:type="dxa"/>
            <w:vAlign w:val="center"/>
          </w:tcPr>
          <w:p w14:paraId="0D2460C8" w14:textId="77777777" w:rsidR="00FF24DD" w:rsidRPr="00C52E41" w:rsidRDefault="00FF24DD" w:rsidP="00A825ED">
            <w:pPr>
              <w:pStyle w:val="a6"/>
              <w:jc w:val="right"/>
            </w:pPr>
            <w:r w:rsidRPr="00C52E41">
              <w:t>%</w:t>
            </w:r>
          </w:p>
        </w:tc>
        <w:tc>
          <w:tcPr>
            <w:tcW w:w="1080" w:type="dxa"/>
            <w:vAlign w:val="center"/>
          </w:tcPr>
          <w:p w14:paraId="47A17E0C" w14:textId="77777777" w:rsidR="00FF24DD" w:rsidRPr="00C52E41" w:rsidRDefault="00FF24DD" w:rsidP="00A825ED">
            <w:pPr>
              <w:pStyle w:val="a6"/>
              <w:jc w:val="right"/>
            </w:pPr>
            <w:r w:rsidRPr="00C52E41">
              <w:t>%</w:t>
            </w:r>
          </w:p>
        </w:tc>
        <w:tc>
          <w:tcPr>
            <w:tcW w:w="1080" w:type="dxa"/>
            <w:vAlign w:val="center"/>
          </w:tcPr>
          <w:p w14:paraId="196D5E57" w14:textId="77777777" w:rsidR="00FF24DD" w:rsidRPr="00C52E41" w:rsidRDefault="00FF24DD" w:rsidP="00A825ED">
            <w:pPr>
              <w:pStyle w:val="a6"/>
              <w:jc w:val="right"/>
            </w:pPr>
            <w:r w:rsidRPr="00C52E41">
              <w:t>%</w:t>
            </w:r>
          </w:p>
        </w:tc>
        <w:tc>
          <w:tcPr>
            <w:tcW w:w="1170" w:type="dxa"/>
            <w:vAlign w:val="center"/>
          </w:tcPr>
          <w:p w14:paraId="13C8EA21" w14:textId="77777777" w:rsidR="00FF24DD" w:rsidRPr="00C52E41" w:rsidRDefault="00FF24DD" w:rsidP="00A825ED">
            <w:pPr>
              <w:pStyle w:val="a6"/>
              <w:jc w:val="right"/>
            </w:pPr>
            <w:r w:rsidRPr="00C52E41">
              <w:t>%</w:t>
            </w:r>
          </w:p>
        </w:tc>
      </w:tr>
      <w:tr w:rsidR="00FF24DD" w:rsidRPr="00C52E41" w14:paraId="376E33E8" w14:textId="77777777" w:rsidTr="00D35698">
        <w:trPr>
          <w:trHeight w:val="850"/>
        </w:trPr>
        <w:tc>
          <w:tcPr>
            <w:tcW w:w="3652" w:type="dxa"/>
            <w:gridSpan w:val="2"/>
            <w:vAlign w:val="center"/>
          </w:tcPr>
          <w:p w14:paraId="01BB3B17" w14:textId="77777777" w:rsidR="00FF24DD" w:rsidRPr="00C52E41" w:rsidRDefault="00FF24DD" w:rsidP="00FF24DD">
            <w:pPr>
              <w:pStyle w:val="a6"/>
            </w:pPr>
            <w:r w:rsidRPr="00C52E41">
              <w:t>4. Program development</w:t>
            </w:r>
          </w:p>
        </w:tc>
        <w:tc>
          <w:tcPr>
            <w:tcW w:w="1046" w:type="dxa"/>
            <w:vAlign w:val="center"/>
          </w:tcPr>
          <w:p w14:paraId="06D68613" w14:textId="77777777" w:rsidR="00FF24DD" w:rsidRPr="00C52E41" w:rsidRDefault="00FF24DD" w:rsidP="00A825ED">
            <w:pPr>
              <w:pStyle w:val="a6"/>
              <w:jc w:val="right"/>
            </w:pPr>
            <w:r w:rsidRPr="00C52E41">
              <w:t>%</w:t>
            </w:r>
          </w:p>
        </w:tc>
        <w:tc>
          <w:tcPr>
            <w:tcW w:w="1080" w:type="dxa"/>
            <w:vAlign w:val="center"/>
          </w:tcPr>
          <w:p w14:paraId="6EE23A87" w14:textId="77777777" w:rsidR="00FF24DD" w:rsidRPr="00C52E41" w:rsidRDefault="00FF24DD" w:rsidP="00A825ED">
            <w:pPr>
              <w:pStyle w:val="a6"/>
              <w:jc w:val="right"/>
            </w:pPr>
            <w:r w:rsidRPr="00C52E41">
              <w:t>%</w:t>
            </w:r>
          </w:p>
        </w:tc>
        <w:tc>
          <w:tcPr>
            <w:tcW w:w="1080" w:type="dxa"/>
            <w:vAlign w:val="center"/>
          </w:tcPr>
          <w:p w14:paraId="77EC43A4" w14:textId="77777777" w:rsidR="00FF24DD" w:rsidRPr="00C52E41" w:rsidRDefault="00FF24DD" w:rsidP="00A825ED">
            <w:pPr>
              <w:pStyle w:val="a6"/>
              <w:jc w:val="right"/>
            </w:pPr>
            <w:r w:rsidRPr="00C52E41">
              <w:t>%</w:t>
            </w:r>
          </w:p>
        </w:tc>
        <w:tc>
          <w:tcPr>
            <w:tcW w:w="1080" w:type="dxa"/>
            <w:vAlign w:val="center"/>
          </w:tcPr>
          <w:p w14:paraId="3DEBF02D" w14:textId="77777777" w:rsidR="00FF24DD" w:rsidRPr="00C52E41" w:rsidRDefault="00FF24DD" w:rsidP="00A825ED">
            <w:pPr>
              <w:pStyle w:val="a6"/>
              <w:jc w:val="right"/>
            </w:pPr>
            <w:r w:rsidRPr="00C52E41">
              <w:t>%</w:t>
            </w:r>
          </w:p>
        </w:tc>
        <w:tc>
          <w:tcPr>
            <w:tcW w:w="1170" w:type="dxa"/>
            <w:vAlign w:val="center"/>
          </w:tcPr>
          <w:p w14:paraId="1F69C318" w14:textId="77777777" w:rsidR="00FF24DD" w:rsidRPr="00C52E41" w:rsidRDefault="00FF24DD" w:rsidP="00A825ED">
            <w:pPr>
              <w:pStyle w:val="a6"/>
              <w:jc w:val="right"/>
            </w:pPr>
            <w:r w:rsidRPr="00C52E41">
              <w:t>%</w:t>
            </w:r>
          </w:p>
        </w:tc>
      </w:tr>
      <w:tr w:rsidR="00FF24DD" w:rsidRPr="00C52E41" w14:paraId="63C9708F" w14:textId="77777777" w:rsidTr="00D35698">
        <w:trPr>
          <w:trHeight w:val="850"/>
        </w:trPr>
        <w:tc>
          <w:tcPr>
            <w:tcW w:w="3652" w:type="dxa"/>
            <w:gridSpan w:val="2"/>
            <w:vAlign w:val="center"/>
          </w:tcPr>
          <w:p w14:paraId="19CA0A00" w14:textId="77777777" w:rsidR="00FF24DD" w:rsidRPr="00C52E41" w:rsidRDefault="00FF24DD" w:rsidP="00FF24DD">
            <w:pPr>
              <w:pStyle w:val="a6"/>
            </w:pPr>
            <w:r w:rsidRPr="00C52E41">
              <w:t>5. Solving technical problems</w:t>
            </w:r>
          </w:p>
        </w:tc>
        <w:tc>
          <w:tcPr>
            <w:tcW w:w="1046" w:type="dxa"/>
            <w:vAlign w:val="center"/>
          </w:tcPr>
          <w:p w14:paraId="76EE56BF" w14:textId="77777777" w:rsidR="00FF24DD" w:rsidRPr="00C52E41" w:rsidRDefault="00FF24DD" w:rsidP="00A825ED">
            <w:pPr>
              <w:pStyle w:val="a6"/>
              <w:jc w:val="right"/>
            </w:pPr>
            <w:r w:rsidRPr="00C52E41">
              <w:t>%</w:t>
            </w:r>
          </w:p>
        </w:tc>
        <w:tc>
          <w:tcPr>
            <w:tcW w:w="1080" w:type="dxa"/>
            <w:vAlign w:val="center"/>
          </w:tcPr>
          <w:p w14:paraId="3082D8CB" w14:textId="77777777" w:rsidR="00FF24DD" w:rsidRPr="00C52E41" w:rsidRDefault="00FF24DD" w:rsidP="00A825ED">
            <w:pPr>
              <w:pStyle w:val="a6"/>
              <w:jc w:val="right"/>
            </w:pPr>
            <w:r w:rsidRPr="00C52E41">
              <w:t>%</w:t>
            </w:r>
          </w:p>
        </w:tc>
        <w:tc>
          <w:tcPr>
            <w:tcW w:w="1080" w:type="dxa"/>
            <w:vAlign w:val="center"/>
          </w:tcPr>
          <w:p w14:paraId="26C3C3E2" w14:textId="77777777" w:rsidR="00FF24DD" w:rsidRPr="00C52E41" w:rsidRDefault="00FF24DD" w:rsidP="00A825ED">
            <w:pPr>
              <w:pStyle w:val="a6"/>
              <w:jc w:val="right"/>
            </w:pPr>
            <w:r w:rsidRPr="00C52E41">
              <w:t>%</w:t>
            </w:r>
          </w:p>
        </w:tc>
        <w:tc>
          <w:tcPr>
            <w:tcW w:w="1080" w:type="dxa"/>
            <w:vAlign w:val="center"/>
          </w:tcPr>
          <w:p w14:paraId="3F3E6A4D" w14:textId="77777777" w:rsidR="00FF24DD" w:rsidRPr="00C52E41" w:rsidRDefault="00FF24DD" w:rsidP="00A825ED">
            <w:pPr>
              <w:pStyle w:val="a6"/>
              <w:jc w:val="right"/>
            </w:pPr>
            <w:r w:rsidRPr="00C52E41">
              <w:t>%</w:t>
            </w:r>
          </w:p>
        </w:tc>
        <w:tc>
          <w:tcPr>
            <w:tcW w:w="1170" w:type="dxa"/>
            <w:vAlign w:val="center"/>
          </w:tcPr>
          <w:p w14:paraId="5880E476" w14:textId="77777777" w:rsidR="00FF24DD" w:rsidRPr="00C52E41" w:rsidRDefault="00FF24DD" w:rsidP="00A825ED">
            <w:pPr>
              <w:pStyle w:val="a6"/>
              <w:jc w:val="right"/>
            </w:pPr>
            <w:r w:rsidRPr="00C52E41">
              <w:t>%</w:t>
            </w:r>
          </w:p>
        </w:tc>
      </w:tr>
      <w:tr w:rsidR="00FF24DD" w:rsidRPr="00C52E41" w14:paraId="37CAA3E0" w14:textId="77777777" w:rsidTr="00D35698">
        <w:trPr>
          <w:trHeight w:val="850"/>
        </w:trPr>
        <w:tc>
          <w:tcPr>
            <w:tcW w:w="3652" w:type="dxa"/>
            <w:gridSpan w:val="2"/>
            <w:vAlign w:val="center"/>
          </w:tcPr>
          <w:p w14:paraId="41F01B28" w14:textId="77777777" w:rsidR="00FF24DD" w:rsidRPr="00C52E41" w:rsidRDefault="00FF24DD" w:rsidP="00FF24DD">
            <w:pPr>
              <w:pStyle w:val="a6"/>
            </w:pPr>
            <w:r w:rsidRPr="00C52E41">
              <w:t>6. Testing and sample data</w:t>
            </w:r>
          </w:p>
        </w:tc>
        <w:tc>
          <w:tcPr>
            <w:tcW w:w="1046" w:type="dxa"/>
            <w:vAlign w:val="center"/>
          </w:tcPr>
          <w:p w14:paraId="334E9504" w14:textId="77777777" w:rsidR="00FF24DD" w:rsidRPr="00C52E41" w:rsidRDefault="00FF24DD" w:rsidP="00A825ED">
            <w:pPr>
              <w:pStyle w:val="a6"/>
              <w:jc w:val="right"/>
            </w:pPr>
            <w:r w:rsidRPr="00C52E41">
              <w:t>%</w:t>
            </w:r>
          </w:p>
        </w:tc>
        <w:tc>
          <w:tcPr>
            <w:tcW w:w="1080" w:type="dxa"/>
            <w:vAlign w:val="center"/>
          </w:tcPr>
          <w:p w14:paraId="68B778DE" w14:textId="77777777" w:rsidR="00FF24DD" w:rsidRPr="00C52E41" w:rsidRDefault="00FF24DD" w:rsidP="00A825ED">
            <w:pPr>
              <w:pStyle w:val="a6"/>
              <w:jc w:val="right"/>
            </w:pPr>
            <w:r w:rsidRPr="00C52E41">
              <w:t>%</w:t>
            </w:r>
          </w:p>
        </w:tc>
        <w:tc>
          <w:tcPr>
            <w:tcW w:w="1080" w:type="dxa"/>
            <w:vAlign w:val="center"/>
          </w:tcPr>
          <w:p w14:paraId="61A4C240" w14:textId="77777777" w:rsidR="00FF24DD" w:rsidRPr="00C52E41" w:rsidRDefault="00FF24DD" w:rsidP="00A825ED">
            <w:pPr>
              <w:pStyle w:val="a6"/>
              <w:jc w:val="right"/>
            </w:pPr>
            <w:r w:rsidRPr="00C52E41">
              <w:t>%</w:t>
            </w:r>
          </w:p>
        </w:tc>
        <w:tc>
          <w:tcPr>
            <w:tcW w:w="1080" w:type="dxa"/>
            <w:vAlign w:val="center"/>
          </w:tcPr>
          <w:p w14:paraId="08BCF6C8" w14:textId="77777777" w:rsidR="00FF24DD" w:rsidRPr="00C52E41" w:rsidRDefault="00FF24DD" w:rsidP="00A825ED">
            <w:pPr>
              <w:pStyle w:val="a6"/>
              <w:jc w:val="right"/>
            </w:pPr>
            <w:r w:rsidRPr="00C52E41">
              <w:t>%</w:t>
            </w:r>
          </w:p>
        </w:tc>
        <w:tc>
          <w:tcPr>
            <w:tcW w:w="1170" w:type="dxa"/>
            <w:vAlign w:val="center"/>
          </w:tcPr>
          <w:p w14:paraId="54540EDA" w14:textId="77777777" w:rsidR="00FF24DD" w:rsidRPr="00C52E41" w:rsidRDefault="00FF24DD" w:rsidP="00A825ED">
            <w:pPr>
              <w:pStyle w:val="a6"/>
              <w:jc w:val="right"/>
            </w:pPr>
            <w:r w:rsidRPr="00C52E41">
              <w:t>%</w:t>
            </w:r>
          </w:p>
        </w:tc>
      </w:tr>
      <w:tr w:rsidR="00FF24DD" w:rsidRPr="00C52E41" w14:paraId="6550EC17" w14:textId="77777777" w:rsidTr="00D35698">
        <w:trPr>
          <w:trHeight w:val="850"/>
        </w:trPr>
        <w:tc>
          <w:tcPr>
            <w:tcW w:w="3652" w:type="dxa"/>
            <w:gridSpan w:val="2"/>
            <w:vAlign w:val="center"/>
          </w:tcPr>
          <w:p w14:paraId="73FDAAAE" w14:textId="77777777" w:rsidR="00FF24DD" w:rsidRPr="00C52E41" w:rsidRDefault="00FF24DD" w:rsidP="00FF24DD">
            <w:pPr>
              <w:pStyle w:val="a6"/>
            </w:pPr>
            <w:r w:rsidRPr="00C52E41">
              <w:t>7. Report writing</w:t>
            </w:r>
          </w:p>
        </w:tc>
        <w:tc>
          <w:tcPr>
            <w:tcW w:w="1046" w:type="dxa"/>
            <w:vAlign w:val="center"/>
          </w:tcPr>
          <w:p w14:paraId="6589BB09" w14:textId="77777777" w:rsidR="00FF24DD" w:rsidRPr="00C52E41" w:rsidRDefault="00FF24DD" w:rsidP="00A825ED">
            <w:pPr>
              <w:pStyle w:val="a6"/>
              <w:jc w:val="right"/>
            </w:pPr>
            <w:r w:rsidRPr="00C52E41">
              <w:t>%</w:t>
            </w:r>
          </w:p>
        </w:tc>
        <w:tc>
          <w:tcPr>
            <w:tcW w:w="1080" w:type="dxa"/>
            <w:vAlign w:val="center"/>
          </w:tcPr>
          <w:p w14:paraId="6FD942C6" w14:textId="77777777" w:rsidR="00FF24DD" w:rsidRPr="00C52E41" w:rsidRDefault="00FF24DD" w:rsidP="00A825ED">
            <w:pPr>
              <w:pStyle w:val="a6"/>
              <w:jc w:val="right"/>
            </w:pPr>
            <w:r w:rsidRPr="00C52E41">
              <w:t>%</w:t>
            </w:r>
          </w:p>
        </w:tc>
        <w:tc>
          <w:tcPr>
            <w:tcW w:w="1080" w:type="dxa"/>
            <w:vAlign w:val="center"/>
          </w:tcPr>
          <w:p w14:paraId="7CE3A574" w14:textId="77777777" w:rsidR="00FF24DD" w:rsidRPr="00C52E41" w:rsidRDefault="00FF24DD" w:rsidP="00A825ED">
            <w:pPr>
              <w:pStyle w:val="a6"/>
              <w:jc w:val="right"/>
            </w:pPr>
            <w:r w:rsidRPr="00C52E41">
              <w:t>%</w:t>
            </w:r>
          </w:p>
        </w:tc>
        <w:tc>
          <w:tcPr>
            <w:tcW w:w="1080" w:type="dxa"/>
            <w:vAlign w:val="center"/>
          </w:tcPr>
          <w:p w14:paraId="444F5956" w14:textId="77777777" w:rsidR="00FF24DD" w:rsidRPr="00C52E41" w:rsidRDefault="00FF24DD" w:rsidP="00A825ED">
            <w:pPr>
              <w:pStyle w:val="a6"/>
              <w:jc w:val="right"/>
            </w:pPr>
            <w:r w:rsidRPr="00C52E41">
              <w:t>%</w:t>
            </w:r>
          </w:p>
        </w:tc>
        <w:tc>
          <w:tcPr>
            <w:tcW w:w="1170" w:type="dxa"/>
            <w:vAlign w:val="center"/>
          </w:tcPr>
          <w:p w14:paraId="33231E5F" w14:textId="77777777" w:rsidR="00FF24DD" w:rsidRPr="00C52E41" w:rsidRDefault="00FF24DD" w:rsidP="00A825ED">
            <w:pPr>
              <w:pStyle w:val="a6"/>
              <w:jc w:val="right"/>
            </w:pPr>
            <w:r w:rsidRPr="00C52E41">
              <w:t>%</w:t>
            </w:r>
          </w:p>
        </w:tc>
      </w:tr>
      <w:tr w:rsidR="00FF24DD" w:rsidRPr="00C52E41" w14:paraId="2055D985" w14:textId="77777777" w:rsidTr="00D35698">
        <w:trPr>
          <w:trHeight w:val="850"/>
        </w:trPr>
        <w:tc>
          <w:tcPr>
            <w:tcW w:w="3652" w:type="dxa"/>
            <w:gridSpan w:val="2"/>
            <w:vAlign w:val="center"/>
          </w:tcPr>
          <w:p w14:paraId="6C7E166E" w14:textId="77777777" w:rsidR="00FF24DD" w:rsidRPr="00C52E41" w:rsidRDefault="00FF24DD" w:rsidP="00FF24DD">
            <w:pPr>
              <w:pStyle w:val="a6"/>
            </w:pPr>
            <w:r w:rsidRPr="00C52E41">
              <w:t>8. Preparing / giving presentation</w:t>
            </w:r>
          </w:p>
        </w:tc>
        <w:tc>
          <w:tcPr>
            <w:tcW w:w="1046" w:type="dxa"/>
            <w:vAlign w:val="center"/>
          </w:tcPr>
          <w:p w14:paraId="3C2F5F44" w14:textId="77777777" w:rsidR="00FF24DD" w:rsidRPr="00C52E41" w:rsidRDefault="00FF24DD" w:rsidP="00A825ED">
            <w:pPr>
              <w:pStyle w:val="a6"/>
              <w:jc w:val="right"/>
            </w:pPr>
            <w:r w:rsidRPr="00C52E41">
              <w:t>%</w:t>
            </w:r>
          </w:p>
        </w:tc>
        <w:tc>
          <w:tcPr>
            <w:tcW w:w="1080" w:type="dxa"/>
            <w:vAlign w:val="center"/>
          </w:tcPr>
          <w:p w14:paraId="00667D5D" w14:textId="77777777" w:rsidR="00FF24DD" w:rsidRPr="00C52E41" w:rsidRDefault="00FF24DD" w:rsidP="00A825ED">
            <w:pPr>
              <w:pStyle w:val="a6"/>
              <w:jc w:val="right"/>
            </w:pPr>
            <w:r w:rsidRPr="00C52E41">
              <w:t>%</w:t>
            </w:r>
          </w:p>
        </w:tc>
        <w:tc>
          <w:tcPr>
            <w:tcW w:w="1080" w:type="dxa"/>
            <w:vAlign w:val="center"/>
          </w:tcPr>
          <w:p w14:paraId="76E3FB19" w14:textId="77777777" w:rsidR="00FF24DD" w:rsidRPr="00C52E41" w:rsidRDefault="00FF24DD" w:rsidP="00A825ED">
            <w:pPr>
              <w:pStyle w:val="a6"/>
              <w:jc w:val="right"/>
            </w:pPr>
            <w:r w:rsidRPr="00C52E41">
              <w:t>%</w:t>
            </w:r>
          </w:p>
        </w:tc>
        <w:tc>
          <w:tcPr>
            <w:tcW w:w="1080" w:type="dxa"/>
            <w:vAlign w:val="center"/>
          </w:tcPr>
          <w:p w14:paraId="2324F5A2" w14:textId="77777777" w:rsidR="00FF24DD" w:rsidRPr="00C52E41" w:rsidRDefault="00FF24DD" w:rsidP="00A825ED">
            <w:pPr>
              <w:pStyle w:val="a6"/>
              <w:jc w:val="right"/>
            </w:pPr>
            <w:r w:rsidRPr="00C52E41">
              <w:t>%</w:t>
            </w:r>
          </w:p>
        </w:tc>
        <w:tc>
          <w:tcPr>
            <w:tcW w:w="1170" w:type="dxa"/>
            <w:vAlign w:val="center"/>
          </w:tcPr>
          <w:p w14:paraId="5BEFF9FA" w14:textId="77777777" w:rsidR="00FF24DD" w:rsidRPr="00C52E41" w:rsidRDefault="00FF24DD" w:rsidP="00A825ED">
            <w:pPr>
              <w:pStyle w:val="a6"/>
              <w:jc w:val="right"/>
            </w:pPr>
            <w:r w:rsidRPr="00C52E41">
              <w:t>%</w:t>
            </w:r>
          </w:p>
        </w:tc>
      </w:tr>
    </w:tbl>
    <w:p w14:paraId="188673CC" w14:textId="77777777" w:rsidR="00FF24DD" w:rsidRPr="00C52E41" w:rsidRDefault="00FF24DD" w:rsidP="002B7D26">
      <w:pPr>
        <w:rPr>
          <w:lang w:val="en-GB"/>
        </w:rPr>
      </w:pPr>
      <w:r w:rsidRPr="00C52E41">
        <w:rPr>
          <w:sz w:val="20"/>
          <w:lang w:val="en-GB"/>
        </w:rPr>
        <w:t>By default, the eight items above have the same weight when calculating the overall contribution percentage. You are welcome to suggest different weight if you consider some aspects should carry more weight</w:t>
      </w:r>
      <w:r w:rsidR="002B7D26" w:rsidRPr="00C52E41">
        <w:rPr>
          <w:sz w:val="20"/>
          <w:lang w:val="en-GB"/>
        </w:rPr>
        <w:t>.</w:t>
      </w:r>
    </w:p>
    <w:sectPr w:rsidR="00FF24DD" w:rsidRPr="00C52E41" w:rsidSect="00F60E0F">
      <w:footerReference w:type="default" r:id="rId21"/>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3" w:author="Jyun Asakura" w:date="2014-10-13T00:40:00Z" w:initials="JA">
    <w:p w14:paraId="01B5EADC" w14:textId="77777777" w:rsidR="00E14956" w:rsidRDefault="00E14956">
      <w:pPr>
        <w:pStyle w:val="af"/>
      </w:pPr>
      <w:r>
        <w:rPr>
          <w:rStyle w:val="ae"/>
        </w:rPr>
        <w:annotationRef/>
      </w:r>
      <w:r>
        <w:t>Live Multiple Game System is unparalleled or first-rate live table is unparalleled??</w:t>
      </w:r>
    </w:p>
  </w:comment>
  <w:comment w:id="204" w:author="ATHENA HOI" w:date="2014-10-24T03:12:00Z" w:initials="AH">
    <w:p w14:paraId="3AFFB724" w14:textId="77777777" w:rsidR="00E14956" w:rsidRDefault="00E14956">
      <w:pPr>
        <w:pStyle w:val="af"/>
      </w:pPr>
      <w:r>
        <w:rPr>
          <w:rStyle w:val="ae"/>
        </w:rPr>
        <w:annotationRef/>
      </w:r>
      <w:r>
        <w:t>I think that is first-rate live table because he said “in the electronic gaming world” a system will not say in a gaming world.</w:t>
      </w:r>
    </w:p>
  </w:comment>
  <w:comment w:id="206" w:author="Jyun Asakura" w:date="2014-10-13T01:15:00Z" w:initials="JA">
    <w:p w14:paraId="7F21A2EA" w14:textId="77777777" w:rsidR="00E14956" w:rsidRDefault="00E14956">
      <w:pPr>
        <w:pStyle w:val="af"/>
      </w:pPr>
      <w:r>
        <w:rPr>
          <w:rStyle w:val="ae"/>
        </w:rPr>
        <w:annotationRef/>
      </w:r>
      <w:r>
        <w:t>Us??</w:t>
      </w:r>
    </w:p>
    <w:p w14:paraId="4873DCC0" w14:textId="77777777" w:rsidR="00E14956" w:rsidRDefault="00E14956">
      <w:pPr>
        <w:pStyle w:val="af"/>
      </w:pPr>
    </w:p>
  </w:comment>
  <w:comment w:id="207" w:author="ATHENA HOI" w:date="2014-10-24T03:29:00Z" w:initials="AH">
    <w:p w14:paraId="1FE88167" w14:textId="4FE272CB" w:rsidR="00E14956" w:rsidRDefault="00E14956">
      <w:pPr>
        <w:pStyle w:val="af"/>
      </w:pPr>
      <w:r>
        <w:rPr>
          <w:rStyle w:val="ae"/>
        </w:rPr>
        <w:annotationRef/>
      </w:r>
      <w:r>
        <w:t xml:space="preserve">LT Game </w:t>
      </w:r>
    </w:p>
  </w:comment>
  <w:comment w:id="208" w:author="Jyun Asakura" w:date="2014-10-13T01:15:00Z" w:initials="JA">
    <w:p w14:paraId="35B9031E" w14:textId="77777777" w:rsidR="00E14956" w:rsidRDefault="00E14956">
      <w:pPr>
        <w:pStyle w:val="af"/>
      </w:pPr>
      <w:r>
        <w:rPr>
          <w:rStyle w:val="ae"/>
        </w:rPr>
        <w:annotationRef/>
      </w:r>
      <w:r>
        <w:t>Us??? Who??</w:t>
      </w:r>
    </w:p>
  </w:comment>
  <w:comment w:id="217" w:author="Jyun Asakura" w:date="2014-10-13T01:47:00Z" w:initials="JA">
    <w:p w14:paraId="15B9604E" w14:textId="77777777" w:rsidR="00E14956" w:rsidRDefault="00E14956">
      <w:pPr>
        <w:pStyle w:val="af"/>
      </w:pPr>
      <w:r>
        <w:rPr>
          <w:rStyle w:val="ae"/>
        </w:rPr>
        <w:annotationRef/>
      </w:r>
      <w:r>
        <w:t>More???</w:t>
      </w:r>
    </w:p>
  </w:comment>
  <w:comment w:id="221" w:author="Jyun Asakura" w:date="2014-10-13T01:48:00Z" w:initials="JA">
    <w:p w14:paraId="03B051FA" w14:textId="77777777" w:rsidR="00E14956" w:rsidRDefault="00E14956">
      <w:pPr>
        <w:pStyle w:val="af"/>
      </w:pPr>
      <w:r>
        <w:rPr>
          <w:rStyle w:val="ae"/>
        </w:rPr>
        <w:annotationRef/>
      </w:r>
      <w:r>
        <w:t>What this ‘it’ stands for?</w:t>
      </w:r>
    </w:p>
  </w:comment>
  <w:comment w:id="224" w:author="Jyun Asakura" w:date="2014-10-13T01:50:00Z" w:initials="JA">
    <w:p w14:paraId="1E459BCB" w14:textId="77777777" w:rsidR="00E14956" w:rsidRDefault="00E14956">
      <w:pPr>
        <w:pStyle w:val="af"/>
      </w:pPr>
      <w:r>
        <w:rPr>
          <w:rStyle w:val="ae"/>
        </w:rPr>
        <w:annotationRef/>
      </w:r>
      <w:r>
        <w:t>What this ‘it ‘stands for?</w:t>
      </w:r>
    </w:p>
  </w:comment>
  <w:comment w:id="223" w:author="Jyun Asakura" w:date="2014-10-13T01:51:00Z" w:initials="JA">
    <w:p w14:paraId="6F768885" w14:textId="77777777" w:rsidR="00E14956" w:rsidRDefault="00E14956">
      <w:pPr>
        <w:pStyle w:val="af"/>
      </w:pPr>
      <w:r>
        <w:rPr>
          <w:rStyle w:val="ae"/>
        </w:rPr>
        <w:annotationRef/>
      </w:r>
      <w:r>
        <w:t>Could some examples provided to explain more about this part?</w:t>
      </w:r>
    </w:p>
  </w:comment>
  <w:comment w:id="225" w:author="Jyun Asakura" w:date="2014-10-13T02:17:00Z" w:initials="JA">
    <w:p w14:paraId="316044FD" w14:textId="77777777" w:rsidR="00E14956" w:rsidRDefault="00E14956">
      <w:pPr>
        <w:pStyle w:val="af"/>
      </w:pPr>
      <w:r>
        <w:rPr>
          <w:rStyle w:val="ae"/>
        </w:rPr>
        <w:annotationRef/>
      </w:r>
      <w:r>
        <w:t>Which system?</w:t>
      </w:r>
    </w:p>
  </w:comment>
  <w:comment w:id="239" w:author="Jyun Asakura" w:date="2014-10-13T02:28:00Z" w:initials="JA">
    <w:p w14:paraId="55435C53" w14:textId="77777777" w:rsidR="00E14956" w:rsidRDefault="00E14956">
      <w:pPr>
        <w:pStyle w:val="af"/>
      </w:pPr>
      <w:r>
        <w:rPr>
          <w:rStyle w:val="ae"/>
        </w:rPr>
        <w:annotationRef/>
      </w:r>
      <w:r>
        <w:t>What this ‘it’ stands for?</w:t>
      </w:r>
    </w:p>
  </w:comment>
  <w:comment w:id="245" w:author="Jyun Asakura" w:date="2014-10-13T02:46:00Z" w:initials="JA">
    <w:p w14:paraId="1439C1C2" w14:textId="77777777" w:rsidR="00E14956" w:rsidRDefault="00E14956">
      <w:pPr>
        <w:pStyle w:val="af"/>
      </w:pPr>
      <w:r>
        <w:rPr>
          <w:rStyle w:val="ae"/>
        </w:rPr>
        <w:annotationRef/>
      </w:r>
      <w:r>
        <w:t>What this ‘it’ stands for???</w:t>
      </w:r>
    </w:p>
  </w:comment>
  <w:comment w:id="260" w:author="Jyun Asakura" w:date="2014-09-22T13:31:00Z" w:initials="JA">
    <w:p w14:paraId="763005EA" w14:textId="77777777" w:rsidR="00E14956" w:rsidRDefault="00E14956">
      <w:pPr>
        <w:pStyle w:val="af"/>
      </w:pPr>
      <w:r>
        <w:rPr>
          <w:rStyle w:val="ae"/>
        </w:rPr>
        <w:annotationRef/>
      </w:r>
      <w:r>
        <w:t>Result of implementation. What can be done now. Problem solve? As your expect?</w:t>
      </w:r>
    </w:p>
  </w:comment>
  <w:comment w:id="261" w:author="Jyun Asakura" w:date="2014-10-29T13:54:00Z" w:initials="JA">
    <w:p w14:paraId="15B4C28C" w14:textId="392E5A25" w:rsidR="00E14956" w:rsidRDefault="00E14956">
      <w:pPr>
        <w:pStyle w:val="af"/>
      </w:pPr>
      <w:r w:rsidRPr="00D57CD0">
        <w:rPr>
          <w:rStyle w:val="ae"/>
          <w:highlight w:val="yellow"/>
        </w:rPr>
        <w:annotationRef/>
      </w:r>
      <w:r w:rsidRPr="00D57CD0">
        <w:rPr>
          <w:highlight w:val="yellow"/>
        </w:rPr>
        <w:t>Point out we exactly solve the problem metioned in Ch2</w:t>
      </w:r>
    </w:p>
  </w:comment>
  <w:comment w:id="262" w:author="Jyun Asakura" w:date="2014-09-24T17:09:00Z" w:initials="JA">
    <w:p w14:paraId="121F161A" w14:textId="4E2FA44A" w:rsidR="00E14956" w:rsidRDefault="00E14956">
      <w:pPr>
        <w:pStyle w:val="af"/>
      </w:pPr>
      <w:r>
        <w:rPr>
          <w:rStyle w:val="ae"/>
        </w:rPr>
        <w:annotationRef/>
      </w:r>
      <w:r>
        <w:t>Process form begin to now ( go to the company, try, find out requirements, implements, results….</w:t>
      </w:r>
    </w:p>
  </w:comment>
  <w:comment w:id="263" w:author="Jyun Asakura" w:date="2014-09-22T13:30:00Z" w:initials="JA">
    <w:p w14:paraId="4D9F986B" w14:textId="77777777" w:rsidR="00E14956" w:rsidRDefault="00E14956">
      <w:pPr>
        <w:pStyle w:val="af"/>
      </w:pPr>
      <w:r>
        <w:rPr>
          <w:rStyle w:val="ae"/>
        </w:rPr>
        <w:annotationRef/>
      </w:r>
      <w:r>
        <w:t xml:space="preserve">After implement requirements in to the system some new problems? </w:t>
      </w:r>
    </w:p>
  </w:comment>
  <w:comment w:id="280" w:author="Jyun Asakura" w:date="2014-09-24T16:33:00Z" w:initials="JA">
    <w:p w14:paraId="7B0F29FE" w14:textId="77777777" w:rsidR="00E14956" w:rsidRDefault="00E14956">
      <w:pPr>
        <w:pStyle w:val="af"/>
      </w:pPr>
      <w:r>
        <w:rPr>
          <w:rStyle w:val="ae"/>
        </w:rPr>
        <w:annotationRef/>
      </w:r>
      <w:r>
        <w:t>More details about how to do this?</w:t>
      </w:r>
    </w:p>
  </w:comment>
  <w:comment w:id="284" w:author="Jyun Asakura" w:date="2014-09-22T13:32:00Z" w:initials="JA">
    <w:p w14:paraId="0FCB0178" w14:textId="77777777" w:rsidR="00E14956" w:rsidRDefault="00E14956">
      <w:pPr>
        <w:pStyle w:val="af"/>
      </w:pPr>
      <w:r>
        <w:rPr>
          <w:rStyle w:val="ae"/>
        </w:rPr>
        <w:annotationRef/>
      </w:r>
      <w:r>
        <w:t>Test? E.g. Test case</w:t>
      </w:r>
    </w:p>
  </w:comment>
  <w:comment w:id="287" w:author="Jyun Asakura" w:date="2014-10-29T13:55:00Z" w:initials="JA">
    <w:p w14:paraId="588D3F23" w14:textId="5CF001C7" w:rsidR="00E14956" w:rsidRDefault="00E14956">
      <w:pPr>
        <w:pStyle w:val="af"/>
      </w:pPr>
      <w:r>
        <w:rPr>
          <w:rStyle w:val="ae"/>
        </w:rPr>
        <w:annotationRef/>
      </w:r>
      <w:r>
        <w:t>Write a paragraph</w:t>
      </w:r>
    </w:p>
  </w:comment>
  <w:comment w:id="288" w:author="Jyun Asakura" w:date="2014-10-29T14:25:00Z" w:initials="JA">
    <w:p w14:paraId="2A286242" w14:textId="3012C893" w:rsidR="00E14956" w:rsidRDefault="00E14956">
      <w:pPr>
        <w:pStyle w:val="af"/>
      </w:pPr>
      <w:r>
        <w:rPr>
          <w:rStyle w:val="ae"/>
        </w:rPr>
        <w:annotationRef/>
      </w:r>
      <w:r>
        <w:t>New CASE &lt;- check all contents</w:t>
      </w:r>
    </w:p>
  </w:comment>
  <w:comment w:id="386" w:author="Jyun Asakura" w:date="2014-11-06T01:49:00Z" w:initials="JA">
    <w:p w14:paraId="2F6AE14C" w14:textId="0E9A3899" w:rsidR="00E14956" w:rsidRDefault="00E14956">
      <w:pPr>
        <w:pStyle w:val="af"/>
      </w:pPr>
      <w:r>
        <w:rPr>
          <w:rStyle w:val="ae"/>
        </w:rPr>
        <w:annotationRef/>
      </w:r>
      <w:r>
        <w:t>3.1.1.5 is updated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B5EADC" w15:done="0"/>
  <w15:commentEx w15:paraId="3AFFB724" w15:done="0"/>
  <w15:commentEx w15:paraId="4873DCC0" w15:done="0"/>
  <w15:commentEx w15:paraId="1FE88167" w15:done="0"/>
  <w15:commentEx w15:paraId="35B9031E" w15:done="0"/>
  <w15:commentEx w15:paraId="15B9604E" w15:done="0"/>
  <w15:commentEx w15:paraId="03B051FA" w15:done="0"/>
  <w15:commentEx w15:paraId="1E459BCB" w15:done="0"/>
  <w15:commentEx w15:paraId="6F768885" w15:done="0"/>
  <w15:commentEx w15:paraId="316044FD" w15:done="0"/>
  <w15:commentEx w15:paraId="55435C53" w15:done="0"/>
  <w15:commentEx w15:paraId="1439C1C2" w15:done="0"/>
  <w15:commentEx w15:paraId="763005EA" w15:done="0"/>
  <w15:commentEx w15:paraId="15B4C28C" w15:done="0"/>
  <w15:commentEx w15:paraId="121F161A" w15:done="0"/>
  <w15:commentEx w15:paraId="4D9F986B" w15:done="0"/>
  <w15:commentEx w15:paraId="7B0F29FE" w15:done="0"/>
  <w15:commentEx w15:paraId="0FCB0178" w15:done="0"/>
  <w15:commentEx w15:paraId="588D3F23" w15:done="0"/>
  <w15:commentEx w15:paraId="2A286242" w15:done="0"/>
  <w15:commentEx w15:paraId="2F6AE14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1181B" w14:textId="77777777" w:rsidR="007A234C" w:rsidRDefault="007A234C" w:rsidP="006F0490">
      <w:pPr>
        <w:spacing w:before="0" w:after="0"/>
      </w:pPr>
      <w:r>
        <w:separator/>
      </w:r>
    </w:p>
    <w:p w14:paraId="4E06806D" w14:textId="77777777" w:rsidR="007A234C" w:rsidRDefault="007A234C"/>
  </w:endnote>
  <w:endnote w:type="continuationSeparator" w:id="0">
    <w:p w14:paraId="58FE90DA" w14:textId="77777777" w:rsidR="007A234C" w:rsidRDefault="007A234C" w:rsidP="006F0490">
      <w:pPr>
        <w:spacing w:before="0" w:after="0"/>
      </w:pPr>
      <w:r>
        <w:continuationSeparator/>
      </w:r>
    </w:p>
    <w:p w14:paraId="3907D0C4" w14:textId="77777777" w:rsidR="007A234C" w:rsidRDefault="007A23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17AE" w14:textId="77777777" w:rsidR="00E14956" w:rsidRPr="00832B7F" w:rsidRDefault="00E14956">
    <w:pPr>
      <w:pStyle w:val="a8"/>
      <w:jc w:val="right"/>
      <w:rPr>
        <w:sz w:val="22"/>
      </w:rPr>
    </w:pPr>
    <w:r w:rsidRPr="00832B7F">
      <w:rPr>
        <w:sz w:val="22"/>
      </w:rPr>
      <w:t xml:space="preserve">Page </w:t>
    </w:r>
    <w:sdt>
      <w:sdtPr>
        <w:rPr>
          <w:sz w:val="22"/>
        </w:rPr>
        <w:id w:val="172485164"/>
        <w:docPartObj>
          <w:docPartGallery w:val="Page Numbers (Bottom of Page)"/>
          <w:docPartUnique/>
        </w:docPartObj>
      </w:sdtPr>
      <w:sdtContent>
        <w:r w:rsidRPr="00832B7F">
          <w:rPr>
            <w:sz w:val="22"/>
          </w:rPr>
          <w:fldChar w:fldCharType="begin"/>
        </w:r>
        <w:r w:rsidRPr="00832B7F">
          <w:rPr>
            <w:sz w:val="22"/>
          </w:rPr>
          <w:instrText xml:space="preserve"> PAGE   \* MERGEFORMAT </w:instrText>
        </w:r>
        <w:r w:rsidRPr="00832B7F">
          <w:rPr>
            <w:sz w:val="22"/>
          </w:rPr>
          <w:fldChar w:fldCharType="separate"/>
        </w:r>
        <w:r w:rsidR="00E605DC">
          <w:rPr>
            <w:noProof/>
            <w:sz w:val="22"/>
          </w:rPr>
          <w:t>26</w:t>
        </w:r>
        <w:r w:rsidRPr="00832B7F">
          <w:rPr>
            <w:sz w:val="2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4DB4E8" w14:textId="77777777" w:rsidR="007A234C" w:rsidRDefault="007A234C" w:rsidP="006F0490">
      <w:pPr>
        <w:spacing w:before="0" w:after="0"/>
      </w:pPr>
      <w:r>
        <w:separator/>
      </w:r>
    </w:p>
    <w:p w14:paraId="39220B6A" w14:textId="77777777" w:rsidR="007A234C" w:rsidRDefault="007A234C"/>
  </w:footnote>
  <w:footnote w:type="continuationSeparator" w:id="0">
    <w:p w14:paraId="675564A7" w14:textId="77777777" w:rsidR="007A234C" w:rsidRDefault="007A234C" w:rsidP="006F0490">
      <w:pPr>
        <w:spacing w:before="0" w:after="0"/>
      </w:pPr>
      <w:r>
        <w:continuationSeparator/>
      </w:r>
    </w:p>
    <w:p w14:paraId="52035759" w14:textId="77777777" w:rsidR="007A234C" w:rsidRDefault="007A234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929C3"/>
    <w:multiLevelType w:val="hybridMultilevel"/>
    <w:tmpl w:val="A9DE1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1D5CB1"/>
    <w:multiLevelType w:val="hybridMultilevel"/>
    <w:tmpl w:val="56F210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272392"/>
    <w:multiLevelType w:val="hybridMultilevel"/>
    <w:tmpl w:val="AFD863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915E63"/>
    <w:multiLevelType w:val="hybridMultilevel"/>
    <w:tmpl w:val="7052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826F42"/>
    <w:multiLevelType w:val="hybridMultilevel"/>
    <w:tmpl w:val="2FC63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53363A"/>
    <w:multiLevelType w:val="hybridMultilevel"/>
    <w:tmpl w:val="F77A91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4033ACF"/>
    <w:multiLevelType w:val="hybridMultilevel"/>
    <w:tmpl w:val="1C1CC3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D1387"/>
    <w:multiLevelType w:val="hybridMultilevel"/>
    <w:tmpl w:val="9AB24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61AF4"/>
    <w:multiLevelType w:val="hybridMultilevel"/>
    <w:tmpl w:val="146CE2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7D3A23"/>
    <w:multiLevelType w:val="hybridMultilevel"/>
    <w:tmpl w:val="1AACB5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215ECA"/>
    <w:multiLevelType w:val="hybridMultilevel"/>
    <w:tmpl w:val="6956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C499C"/>
    <w:multiLevelType w:val="hybridMultilevel"/>
    <w:tmpl w:val="475E4700"/>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3D164252"/>
    <w:multiLevelType w:val="hybridMultilevel"/>
    <w:tmpl w:val="230A8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7847D5"/>
    <w:multiLevelType w:val="hybridMultilevel"/>
    <w:tmpl w:val="0BCE1F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823AA3"/>
    <w:multiLevelType w:val="hybridMultilevel"/>
    <w:tmpl w:val="98F8DAAA"/>
    <w:lvl w:ilvl="0" w:tplc="04090001">
      <w:start w:val="1"/>
      <w:numFmt w:val="bullet"/>
      <w:lvlText w:val=""/>
      <w:lvlJc w:val="left"/>
      <w:pPr>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nsid w:val="476657E8"/>
    <w:multiLevelType w:val="hybridMultilevel"/>
    <w:tmpl w:val="2A22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F5C5B"/>
    <w:multiLevelType w:val="hybridMultilevel"/>
    <w:tmpl w:val="9D2E5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DF5352"/>
    <w:multiLevelType w:val="hybridMultilevel"/>
    <w:tmpl w:val="83720C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F9737D"/>
    <w:multiLevelType w:val="hybridMultilevel"/>
    <w:tmpl w:val="ABC4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982E2F"/>
    <w:multiLevelType w:val="hybridMultilevel"/>
    <w:tmpl w:val="DDD2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822EC7"/>
    <w:multiLevelType w:val="multilevel"/>
    <w:tmpl w:val="AA2851A6"/>
    <w:lvl w:ilvl="0">
      <w:start w:val="1"/>
      <w:numFmt w:val="decimal"/>
      <w:pStyle w:val="1"/>
      <w:lvlText w:val="%1"/>
      <w:lvlJc w:val="left"/>
      <w:pPr>
        <w:ind w:left="432" w:hanging="432"/>
      </w:pPr>
    </w:lvl>
    <w:lvl w:ilvl="1">
      <w:start w:val="1"/>
      <w:numFmt w:val="decimal"/>
      <w:pStyle w:val="2"/>
      <w:lvlText w:val="%1.%2"/>
      <w:lvlJc w:val="left"/>
      <w:pPr>
        <w:ind w:left="576" w:hanging="576"/>
      </w:pPr>
      <w:rPr>
        <w:sz w:val="32"/>
        <w:szCs w:val="32"/>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nsid w:val="59083E67"/>
    <w:multiLevelType w:val="hybridMultilevel"/>
    <w:tmpl w:val="6110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C81C5B"/>
    <w:multiLevelType w:val="hybridMultilevel"/>
    <w:tmpl w:val="9F26DF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6F1EA9"/>
    <w:multiLevelType w:val="hybridMultilevel"/>
    <w:tmpl w:val="85BE3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072AC6"/>
    <w:multiLevelType w:val="hybridMultilevel"/>
    <w:tmpl w:val="43F0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332F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0"/>
  </w:num>
  <w:num w:numId="2">
    <w:abstractNumId w:val="25"/>
  </w:num>
  <w:num w:numId="3">
    <w:abstractNumId w:val="14"/>
  </w:num>
  <w:num w:numId="4">
    <w:abstractNumId w:val="6"/>
  </w:num>
  <w:num w:numId="5">
    <w:abstractNumId w:val="23"/>
  </w:num>
  <w:num w:numId="6">
    <w:abstractNumId w:val="10"/>
  </w:num>
  <w:num w:numId="7">
    <w:abstractNumId w:val="4"/>
  </w:num>
  <w:num w:numId="8">
    <w:abstractNumId w:val="19"/>
  </w:num>
  <w:num w:numId="9">
    <w:abstractNumId w:val="24"/>
  </w:num>
  <w:num w:numId="10">
    <w:abstractNumId w:val="21"/>
  </w:num>
  <w:num w:numId="11">
    <w:abstractNumId w:val="18"/>
  </w:num>
  <w:num w:numId="12">
    <w:abstractNumId w:val="3"/>
  </w:num>
  <w:num w:numId="13">
    <w:abstractNumId w:val="5"/>
  </w:num>
  <w:num w:numId="14">
    <w:abstractNumId w:val="11"/>
  </w:num>
  <w:num w:numId="15">
    <w:abstractNumId w:val="16"/>
  </w:num>
  <w:num w:numId="16">
    <w:abstractNumId w:val="7"/>
  </w:num>
  <w:num w:numId="17">
    <w:abstractNumId w:val="9"/>
  </w:num>
  <w:num w:numId="18">
    <w:abstractNumId w:val="22"/>
  </w:num>
  <w:num w:numId="19">
    <w:abstractNumId w:val="15"/>
  </w:num>
  <w:num w:numId="20">
    <w:abstractNumId w:val="8"/>
  </w:num>
  <w:num w:numId="21">
    <w:abstractNumId w:val="17"/>
  </w:num>
  <w:num w:numId="22">
    <w:abstractNumId w:val="1"/>
  </w:num>
  <w:num w:numId="23">
    <w:abstractNumId w:val="0"/>
  </w:num>
  <w:num w:numId="24">
    <w:abstractNumId w:val="2"/>
  </w:num>
  <w:num w:numId="25">
    <w:abstractNumId w:val="12"/>
  </w:num>
  <w:num w:numId="26">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un Asakura">
    <w15:presenceInfo w15:providerId="Windows Live" w15:userId="715479d923536b62"/>
  </w15:person>
  <w15:person w15:author="ATHENA HOI">
    <w15:presenceInfo w15:providerId="Windows Live" w15:userId="d40013d0286d4e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revisionView w:markup="0"/>
  <w:trackRevisions/>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849"/>
    <w:rsid w:val="00014056"/>
    <w:rsid w:val="00014CA7"/>
    <w:rsid w:val="0002717F"/>
    <w:rsid w:val="000271D3"/>
    <w:rsid w:val="00027818"/>
    <w:rsid w:val="00027D9B"/>
    <w:rsid w:val="00040BA8"/>
    <w:rsid w:val="000410F4"/>
    <w:rsid w:val="000413D7"/>
    <w:rsid w:val="000430AA"/>
    <w:rsid w:val="0004407B"/>
    <w:rsid w:val="00044D1F"/>
    <w:rsid w:val="000536CD"/>
    <w:rsid w:val="000616DE"/>
    <w:rsid w:val="0006456F"/>
    <w:rsid w:val="00084A48"/>
    <w:rsid w:val="00086350"/>
    <w:rsid w:val="000874EA"/>
    <w:rsid w:val="00097DC1"/>
    <w:rsid w:val="000A0323"/>
    <w:rsid w:val="000A22DA"/>
    <w:rsid w:val="000A7E43"/>
    <w:rsid w:val="000B45D5"/>
    <w:rsid w:val="000C2159"/>
    <w:rsid w:val="000C3CC7"/>
    <w:rsid w:val="000C6538"/>
    <w:rsid w:val="000C772D"/>
    <w:rsid w:val="000C7850"/>
    <w:rsid w:val="000E58E9"/>
    <w:rsid w:val="000E6668"/>
    <w:rsid w:val="000E7AE4"/>
    <w:rsid w:val="000F1E28"/>
    <w:rsid w:val="001019E1"/>
    <w:rsid w:val="0010654A"/>
    <w:rsid w:val="00106E8F"/>
    <w:rsid w:val="00115060"/>
    <w:rsid w:val="00122365"/>
    <w:rsid w:val="00136AFB"/>
    <w:rsid w:val="001408D3"/>
    <w:rsid w:val="001502C3"/>
    <w:rsid w:val="00160748"/>
    <w:rsid w:val="00173113"/>
    <w:rsid w:val="00181540"/>
    <w:rsid w:val="0018383B"/>
    <w:rsid w:val="001904F2"/>
    <w:rsid w:val="00192826"/>
    <w:rsid w:val="001937C3"/>
    <w:rsid w:val="001B6FE3"/>
    <w:rsid w:val="001B7402"/>
    <w:rsid w:val="001C12A6"/>
    <w:rsid w:val="001C5851"/>
    <w:rsid w:val="001D65D5"/>
    <w:rsid w:val="001E19C3"/>
    <w:rsid w:val="001E1B2C"/>
    <w:rsid w:val="001E5733"/>
    <w:rsid w:val="001E6D02"/>
    <w:rsid w:val="001F538E"/>
    <w:rsid w:val="002025E0"/>
    <w:rsid w:val="002038B9"/>
    <w:rsid w:val="00206634"/>
    <w:rsid w:val="00220BD5"/>
    <w:rsid w:val="002212FC"/>
    <w:rsid w:val="00235D94"/>
    <w:rsid w:val="00237048"/>
    <w:rsid w:val="00244DDD"/>
    <w:rsid w:val="00247C59"/>
    <w:rsid w:val="00250136"/>
    <w:rsid w:val="0026247C"/>
    <w:rsid w:val="00266EA8"/>
    <w:rsid w:val="00267D66"/>
    <w:rsid w:val="00271F7B"/>
    <w:rsid w:val="002772B5"/>
    <w:rsid w:val="00282E59"/>
    <w:rsid w:val="0028796A"/>
    <w:rsid w:val="002960D6"/>
    <w:rsid w:val="002A32DF"/>
    <w:rsid w:val="002A41B8"/>
    <w:rsid w:val="002A683C"/>
    <w:rsid w:val="002A6E68"/>
    <w:rsid w:val="002B2E89"/>
    <w:rsid w:val="002B6849"/>
    <w:rsid w:val="002B7D26"/>
    <w:rsid w:val="002C52A0"/>
    <w:rsid w:val="002C7AAE"/>
    <w:rsid w:val="002D02CA"/>
    <w:rsid w:val="002D4794"/>
    <w:rsid w:val="002E262C"/>
    <w:rsid w:val="00312BD9"/>
    <w:rsid w:val="003334E4"/>
    <w:rsid w:val="0035086D"/>
    <w:rsid w:val="00353624"/>
    <w:rsid w:val="003668D5"/>
    <w:rsid w:val="00391C18"/>
    <w:rsid w:val="00392FA9"/>
    <w:rsid w:val="0039586F"/>
    <w:rsid w:val="003A01D0"/>
    <w:rsid w:val="003A6C0B"/>
    <w:rsid w:val="003B0C0B"/>
    <w:rsid w:val="003B0F37"/>
    <w:rsid w:val="003C0DD1"/>
    <w:rsid w:val="003C690B"/>
    <w:rsid w:val="003D130C"/>
    <w:rsid w:val="003D7113"/>
    <w:rsid w:val="003E1C53"/>
    <w:rsid w:val="003E7E16"/>
    <w:rsid w:val="003F506D"/>
    <w:rsid w:val="003F523C"/>
    <w:rsid w:val="00403252"/>
    <w:rsid w:val="0040523A"/>
    <w:rsid w:val="00421DD2"/>
    <w:rsid w:val="004276BE"/>
    <w:rsid w:val="00431DFC"/>
    <w:rsid w:val="004344C7"/>
    <w:rsid w:val="00435435"/>
    <w:rsid w:val="0043656A"/>
    <w:rsid w:val="00440AAD"/>
    <w:rsid w:val="004413F7"/>
    <w:rsid w:val="00442543"/>
    <w:rsid w:val="00445B9D"/>
    <w:rsid w:val="00446AF5"/>
    <w:rsid w:val="00454859"/>
    <w:rsid w:val="0045779E"/>
    <w:rsid w:val="00460CAF"/>
    <w:rsid w:val="00476632"/>
    <w:rsid w:val="004847B7"/>
    <w:rsid w:val="004930FA"/>
    <w:rsid w:val="004A28D3"/>
    <w:rsid w:val="004A4AAC"/>
    <w:rsid w:val="004B3930"/>
    <w:rsid w:val="004B399F"/>
    <w:rsid w:val="004B39F5"/>
    <w:rsid w:val="004C6092"/>
    <w:rsid w:val="004D57A1"/>
    <w:rsid w:val="004D6DAC"/>
    <w:rsid w:val="004F6474"/>
    <w:rsid w:val="005005B5"/>
    <w:rsid w:val="0050147B"/>
    <w:rsid w:val="005041E1"/>
    <w:rsid w:val="00522855"/>
    <w:rsid w:val="00524373"/>
    <w:rsid w:val="00526493"/>
    <w:rsid w:val="0053795F"/>
    <w:rsid w:val="0054307D"/>
    <w:rsid w:val="00544307"/>
    <w:rsid w:val="00550D60"/>
    <w:rsid w:val="0055163E"/>
    <w:rsid w:val="005553AA"/>
    <w:rsid w:val="00575AD1"/>
    <w:rsid w:val="005841B5"/>
    <w:rsid w:val="00595F24"/>
    <w:rsid w:val="00596604"/>
    <w:rsid w:val="005A0426"/>
    <w:rsid w:val="005A0C7A"/>
    <w:rsid w:val="005A3267"/>
    <w:rsid w:val="005A4C7D"/>
    <w:rsid w:val="005A682D"/>
    <w:rsid w:val="005B51DE"/>
    <w:rsid w:val="005C02F4"/>
    <w:rsid w:val="005D2597"/>
    <w:rsid w:val="005D5DE7"/>
    <w:rsid w:val="005E3A58"/>
    <w:rsid w:val="005E7486"/>
    <w:rsid w:val="005F1767"/>
    <w:rsid w:val="005F489B"/>
    <w:rsid w:val="005F5F29"/>
    <w:rsid w:val="006050BA"/>
    <w:rsid w:val="00605553"/>
    <w:rsid w:val="00616D5D"/>
    <w:rsid w:val="00620012"/>
    <w:rsid w:val="00620170"/>
    <w:rsid w:val="00622D86"/>
    <w:rsid w:val="00625DED"/>
    <w:rsid w:val="006261A9"/>
    <w:rsid w:val="006274DE"/>
    <w:rsid w:val="006652C4"/>
    <w:rsid w:val="0068184D"/>
    <w:rsid w:val="00682425"/>
    <w:rsid w:val="0068686A"/>
    <w:rsid w:val="00692849"/>
    <w:rsid w:val="006B0D9B"/>
    <w:rsid w:val="006B151C"/>
    <w:rsid w:val="006C1257"/>
    <w:rsid w:val="006C1C01"/>
    <w:rsid w:val="006C20AD"/>
    <w:rsid w:val="006C2CCB"/>
    <w:rsid w:val="006C60A4"/>
    <w:rsid w:val="006D3E46"/>
    <w:rsid w:val="006E06BD"/>
    <w:rsid w:val="006E56DF"/>
    <w:rsid w:val="006E5852"/>
    <w:rsid w:val="006F0490"/>
    <w:rsid w:val="006F70F7"/>
    <w:rsid w:val="0070109D"/>
    <w:rsid w:val="00701CEC"/>
    <w:rsid w:val="00704245"/>
    <w:rsid w:val="007049B1"/>
    <w:rsid w:val="0071184F"/>
    <w:rsid w:val="007141EA"/>
    <w:rsid w:val="00723731"/>
    <w:rsid w:val="00727645"/>
    <w:rsid w:val="00727D3F"/>
    <w:rsid w:val="00733051"/>
    <w:rsid w:val="00746ADF"/>
    <w:rsid w:val="00751FCE"/>
    <w:rsid w:val="0075544D"/>
    <w:rsid w:val="0075665F"/>
    <w:rsid w:val="00757925"/>
    <w:rsid w:val="007616F9"/>
    <w:rsid w:val="007625BD"/>
    <w:rsid w:val="007649F6"/>
    <w:rsid w:val="00775EDB"/>
    <w:rsid w:val="00791D16"/>
    <w:rsid w:val="00797EBD"/>
    <w:rsid w:val="007A234C"/>
    <w:rsid w:val="007C0982"/>
    <w:rsid w:val="007D3CAF"/>
    <w:rsid w:val="007E1CEA"/>
    <w:rsid w:val="007E5861"/>
    <w:rsid w:val="00802F1B"/>
    <w:rsid w:val="00825366"/>
    <w:rsid w:val="00831B19"/>
    <w:rsid w:val="00832B7F"/>
    <w:rsid w:val="00861581"/>
    <w:rsid w:val="00862664"/>
    <w:rsid w:val="00865AE7"/>
    <w:rsid w:val="0086675B"/>
    <w:rsid w:val="00873515"/>
    <w:rsid w:val="008748B8"/>
    <w:rsid w:val="008752A0"/>
    <w:rsid w:val="00877709"/>
    <w:rsid w:val="008910F1"/>
    <w:rsid w:val="0089279E"/>
    <w:rsid w:val="008A5F56"/>
    <w:rsid w:val="008B1CB7"/>
    <w:rsid w:val="008C04C8"/>
    <w:rsid w:val="008E2181"/>
    <w:rsid w:val="008E42AC"/>
    <w:rsid w:val="008F3A80"/>
    <w:rsid w:val="009429AA"/>
    <w:rsid w:val="00943B88"/>
    <w:rsid w:val="00951747"/>
    <w:rsid w:val="0099091C"/>
    <w:rsid w:val="00991BC1"/>
    <w:rsid w:val="00992642"/>
    <w:rsid w:val="009B318B"/>
    <w:rsid w:val="009B7E4A"/>
    <w:rsid w:val="009D031E"/>
    <w:rsid w:val="009D134E"/>
    <w:rsid w:val="009D1A7A"/>
    <w:rsid w:val="009D23FC"/>
    <w:rsid w:val="009D6451"/>
    <w:rsid w:val="009E232F"/>
    <w:rsid w:val="009E6148"/>
    <w:rsid w:val="009F1569"/>
    <w:rsid w:val="00A4194E"/>
    <w:rsid w:val="00A42657"/>
    <w:rsid w:val="00A468B3"/>
    <w:rsid w:val="00A5294D"/>
    <w:rsid w:val="00A65C31"/>
    <w:rsid w:val="00A73BEA"/>
    <w:rsid w:val="00A75837"/>
    <w:rsid w:val="00A768A8"/>
    <w:rsid w:val="00A80014"/>
    <w:rsid w:val="00A825ED"/>
    <w:rsid w:val="00A82C29"/>
    <w:rsid w:val="00A8695E"/>
    <w:rsid w:val="00A90FA9"/>
    <w:rsid w:val="00AA1189"/>
    <w:rsid w:val="00AA53F2"/>
    <w:rsid w:val="00AA6225"/>
    <w:rsid w:val="00AA6FFE"/>
    <w:rsid w:val="00AC30B3"/>
    <w:rsid w:val="00AC41E0"/>
    <w:rsid w:val="00AD0C32"/>
    <w:rsid w:val="00AE2092"/>
    <w:rsid w:val="00AE32D2"/>
    <w:rsid w:val="00B0232F"/>
    <w:rsid w:val="00B06CA1"/>
    <w:rsid w:val="00B06DC6"/>
    <w:rsid w:val="00B10F72"/>
    <w:rsid w:val="00B212B7"/>
    <w:rsid w:val="00B260E8"/>
    <w:rsid w:val="00B34760"/>
    <w:rsid w:val="00B356C6"/>
    <w:rsid w:val="00B42164"/>
    <w:rsid w:val="00B45816"/>
    <w:rsid w:val="00B556F3"/>
    <w:rsid w:val="00B574B4"/>
    <w:rsid w:val="00B65212"/>
    <w:rsid w:val="00B72EFC"/>
    <w:rsid w:val="00B738FD"/>
    <w:rsid w:val="00B745EA"/>
    <w:rsid w:val="00B83EF9"/>
    <w:rsid w:val="00B83F6B"/>
    <w:rsid w:val="00B85C9A"/>
    <w:rsid w:val="00B93C37"/>
    <w:rsid w:val="00B9573F"/>
    <w:rsid w:val="00BA3C64"/>
    <w:rsid w:val="00BB63C5"/>
    <w:rsid w:val="00BB67CB"/>
    <w:rsid w:val="00BD1AE2"/>
    <w:rsid w:val="00BE3AD5"/>
    <w:rsid w:val="00BF6E10"/>
    <w:rsid w:val="00C038BD"/>
    <w:rsid w:val="00C064E9"/>
    <w:rsid w:val="00C07A2A"/>
    <w:rsid w:val="00C12BE9"/>
    <w:rsid w:val="00C20EBD"/>
    <w:rsid w:val="00C273B0"/>
    <w:rsid w:val="00C40057"/>
    <w:rsid w:val="00C472A3"/>
    <w:rsid w:val="00C500EF"/>
    <w:rsid w:val="00C52E41"/>
    <w:rsid w:val="00C56F2B"/>
    <w:rsid w:val="00C70397"/>
    <w:rsid w:val="00C74EE6"/>
    <w:rsid w:val="00C75831"/>
    <w:rsid w:val="00C823DA"/>
    <w:rsid w:val="00C90AF7"/>
    <w:rsid w:val="00C91EE0"/>
    <w:rsid w:val="00C94C89"/>
    <w:rsid w:val="00CA11A2"/>
    <w:rsid w:val="00CA2807"/>
    <w:rsid w:val="00CA3822"/>
    <w:rsid w:val="00CA7414"/>
    <w:rsid w:val="00CC0A07"/>
    <w:rsid w:val="00CC4D6E"/>
    <w:rsid w:val="00CC51F3"/>
    <w:rsid w:val="00CE6CFA"/>
    <w:rsid w:val="00CE74E0"/>
    <w:rsid w:val="00CF499A"/>
    <w:rsid w:val="00CF516A"/>
    <w:rsid w:val="00D12066"/>
    <w:rsid w:val="00D13B92"/>
    <w:rsid w:val="00D23524"/>
    <w:rsid w:val="00D27B6D"/>
    <w:rsid w:val="00D30071"/>
    <w:rsid w:val="00D30337"/>
    <w:rsid w:val="00D35698"/>
    <w:rsid w:val="00D51B03"/>
    <w:rsid w:val="00D5226F"/>
    <w:rsid w:val="00D547F9"/>
    <w:rsid w:val="00D57CD0"/>
    <w:rsid w:val="00D71F2D"/>
    <w:rsid w:val="00D84ECF"/>
    <w:rsid w:val="00D862B7"/>
    <w:rsid w:val="00D95A4B"/>
    <w:rsid w:val="00DA6E97"/>
    <w:rsid w:val="00DB248C"/>
    <w:rsid w:val="00DB771A"/>
    <w:rsid w:val="00DC2463"/>
    <w:rsid w:val="00DC49C0"/>
    <w:rsid w:val="00DC509A"/>
    <w:rsid w:val="00DC7781"/>
    <w:rsid w:val="00DD5CA1"/>
    <w:rsid w:val="00DE0445"/>
    <w:rsid w:val="00DE5382"/>
    <w:rsid w:val="00E017D3"/>
    <w:rsid w:val="00E061CB"/>
    <w:rsid w:val="00E07D19"/>
    <w:rsid w:val="00E14956"/>
    <w:rsid w:val="00E17BD7"/>
    <w:rsid w:val="00E21EE8"/>
    <w:rsid w:val="00E25FF3"/>
    <w:rsid w:val="00E31080"/>
    <w:rsid w:val="00E365BC"/>
    <w:rsid w:val="00E45059"/>
    <w:rsid w:val="00E46937"/>
    <w:rsid w:val="00E605DC"/>
    <w:rsid w:val="00E716ED"/>
    <w:rsid w:val="00E750C4"/>
    <w:rsid w:val="00E81043"/>
    <w:rsid w:val="00E826CD"/>
    <w:rsid w:val="00E828FB"/>
    <w:rsid w:val="00E83559"/>
    <w:rsid w:val="00E85630"/>
    <w:rsid w:val="00E86281"/>
    <w:rsid w:val="00EB3A57"/>
    <w:rsid w:val="00ED2055"/>
    <w:rsid w:val="00ED4088"/>
    <w:rsid w:val="00EE28C3"/>
    <w:rsid w:val="00EF0581"/>
    <w:rsid w:val="00F34F52"/>
    <w:rsid w:val="00F46E54"/>
    <w:rsid w:val="00F4758A"/>
    <w:rsid w:val="00F50008"/>
    <w:rsid w:val="00F52381"/>
    <w:rsid w:val="00F60E0F"/>
    <w:rsid w:val="00F61A5E"/>
    <w:rsid w:val="00F733E5"/>
    <w:rsid w:val="00F76621"/>
    <w:rsid w:val="00F90901"/>
    <w:rsid w:val="00FA0973"/>
    <w:rsid w:val="00FB1732"/>
    <w:rsid w:val="00FC010A"/>
    <w:rsid w:val="00FC404C"/>
    <w:rsid w:val="00FC4194"/>
    <w:rsid w:val="00FC4F09"/>
    <w:rsid w:val="00FD0C7D"/>
    <w:rsid w:val="00FE5982"/>
    <w:rsid w:val="00FE7046"/>
    <w:rsid w:val="00FF24DD"/>
    <w:rsid w:val="00FF346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F7090"/>
  <w15:docId w15:val="{43505711-DB61-4771-8756-47724CA3C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4056"/>
    <w:pPr>
      <w:spacing w:before="240" w:after="240" w:line="360" w:lineRule="auto"/>
    </w:pPr>
    <w:rPr>
      <w:rFonts w:ascii="Times New Roman" w:eastAsia="PMingLiU" w:hAnsi="Times New Roman" w:cs="Times New Roman"/>
      <w:sz w:val="24"/>
      <w:szCs w:val="24"/>
      <w:lang w:eastAsia="en-US"/>
    </w:rPr>
  </w:style>
  <w:style w:type="paragraph" w:styleId="1">
    <w:name w:val="heading 1"/>
    <w:basedOn w:val="a"/>
    <w:next w:val="a"/>
    <w:link w:val="1Char"/>
    <w:qFormat/>
    <w:rsid w:val="005B51DE"/>
    <w:pPr>
      <w:keepNext/>
      <w:keepLines/>
      <w:pageBreakBefore/>
      <w:numPr>
        <w:numId w:val="1"/>
      </w:numPr>
      <w:spacing w:before="480"/>
      <w:outlineLvl w:val="0"/>
    </w:pPr>
    <w:rPr>
      <w:rFonts w:eastAsiaTheme="majorEastAsia"/>
      <w:b/>
      <w:bCs/>
      <w:smallCaps/>
      <w:sz w:val="32"/>
      <w:szCs w:val="28"/>
    </w:rPr>
  </w:style>
  <w:style w:type="paragraph" w:styleId="2">
    <w:name w:val="heading 2"/>
    <w:basedOn w:val="a"/>
    <w:next w:val="a"/>
    <w:link w:val="2Char"/>
    <w:uiPriority w:val="9"/>
    <w:unhideWhenUsed/>
    <w:qFormat/>
    <w:rsid w:val="005A3267"/>
    <w:pPr>
      <w:numPr>
        <w:ilvl w:val="1"/>
        <w:numId w:val="1"/>
      </w:numPr>
      <w:spacing w:before="480" w:after="80"/>
      <w:outlineLvl w:val="1"/>
    </w:pPr>
    <w:rPr>
      <w:smallCaps/>
      <w:spacing w:val="5"/>
      <w:sz w:val="28"/>
      <w:szCs w:val="28"/>
    </w:rPr>
  </w:style>
  <w:style w:type="paragraph" w:styleId="3">
    <w:name w:val="heading 3"/>
    <w:basedOn w:val="a"/>
    <w:next w:val="a"/>
    <w:link w:val="3Char"/>
    <w:uiPriority w:val="9"/>
    <w:unhideWhenUsed/>
    <w:qFormat/>
    <w:rsid w:val="002B6849"/>
    <w:pPr>
      <w:numPr>
        <w:ilvl w:val="2"/>
        <w:numId w:val="1"/>
      </w:numPr>
      <w:outlineLvl w:val="2"/>
    </w:pPr>
    <w:rPr>
      <w:smallCaps/>
      <w:spacing w:val="5"/>
    </w:rPr>
  </w:style>
  <w:style w:type="paragraph" w:styleId="4">
    <w:name w:val="heading 4"/>
    <w:basedOn w:val="a"/>
    <w:next w:val="a"/>
    <w:link w:val="4Char"/>
    <w:uiPriority w:val="9"/>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51DE"/>
    <w:rPr>
      <w:rFonts w:ascii="Times New Roman" w:eastAsiaTheme="majorEastAsia" w:hAnsi="Times New Roman" w:cs="Times New Roman"/>
      <w:b/>
      <w:bCs/>
      <w:smallCaps/>
      <w:sz w:val="32"/>
      <w:szCs w:val="28"/>
      <w:lang w:eastAsia="en-US"/>
    </w:rPr>
  </w:style>
  <w:style w:type="character" w:customStyle="1" w:styleId="2Char">
    <w:name w:val="标题 2 Char"/>
    <w:basedOn w:val="a0"/>
    <w:link w:val="2"/>
    <w:uiPriority w:val="9"/>
    <w:rsid w:val="005A3267"/>
    <w:rPr>
      <w:rFonts w:ascii="Times New Roman" w:eastAsia="PMingLiU" w:hAnsi="Times New Roman" w:cs="Times New Roman"/>
      <w:smallCaps/>
      <w:spacing w:val="5"/>
      <w:sz w:val="28"/>
      <w:szCs w:val="28"/>
      <w:lang w:eastAsia="en-US"/>
    </w:rPr>
  </w:style>
  <w:style w:type="character" w:customStyle="1" w:styleId="3Char">
    <w:name w:val="标题 3 Char"/>
    <w:basedOn w:val="a0"/>
    <w:link w:val="3"/>
    <w:uiPriority w:val="9"/>
    <w:rsid w:val="002B6849"/>
    <w:rPr>
      <w:rFonts w:ascii="Times New Roman" w:eastAsia="PMingLiU" w:hAnsi="Times New Roman" w:cs="Times New Roman"/>
      <w:smallCaps/>
      <w:spacing w:val="5"/>
      <w:sz w:val="24"/>
      <w:szCs w:val="24"/>
      <w:lang w:eastAsia="en-US"/>
    </w:rPr>
  </w:style>
  <w:style w:type="paragraph" w:styleId="a3">
    <w:name w:val="Balloon Text"/>
    <w:basedOn w:val="a"/>
    <w:link w:val="Char"/>
    <w:uiPriority w:val="99"/>
    <w:semiHidden/>
    <w:unhideWhenUsed/>
    <w:rsid w:val="002B6849"/>
    <w:rPr>
      <w:rFonts w:ascii="Tahoma" w:hAnsi="Tahoma" w:cs="Tahoma"/>
      <w:sz w:val="16"/>
      <w:szCs w:val="16"/>
    </w:rPr>
  </w:style>
  <w:style w:type="character" w:customStyle="1" w:styleId="Char">
    <w:name w:val="批注框文本 Char"/>
    <w:basedOn w:val="a0"/>
    <w:link w:val="a3"/>
    <w:uiPriority w:val="99"/>
    <w:semiHidden/>
    <w:rsid w:val="002B6849"/>
    <w:rPr>
      <w:rFonts w:ascii="Tahoma" w:eastAsia="PMingLiU" w:hAnsi="Tahoma" w:cs="Tahoma"/>
      <w:sz w:val="16"/>
      <w:szCs w:val="16"/>
      <w:lang w:eastAsia="en-US"/>
    </w:rPr>
  </w:style>
  <w:style w:type="paragraph" w:styleId="TOC">
    <w:name w:val="TOC Heading"/>
    <w:basedOn w:val="1"/>
    <w:next w:val="a"/>
    <w:uiPriority w:val="39"/>
    <w:semiHidden/>
    <w:unhideWhenUsed/>
    <w:qFormat/>
    <w:rsid w:val="00F76621"/>
    <w:pPr>
      <w:spacing w:line="276" w:lineRule="auto"/>
      <w:outlineLvl w:val="9"/>
    </w:pPr>
  </w:style>
  <w:style w:type="paragraph" w:styleId="10">
    <w:name w:val="toc 1"/>
    <w:basedOn w:val="a"/>
    <w:next w:val="a"/>
    <w:autoRedefine/>
    <w:uiPriority w:val="39"/>
    <w:unhideWhenUsed/>
    <w:rsid w:val="00014056"/>
    <w:pPr>
      <w:tabs>
        <w:tab w:val="left" w:pos="480"/>
        <w:tab w:val="right" w:leader="dot" w:pos="9017"/>
      </w:tabs>
      <w:spacing w:after="100" w:line="288" w:lineRule="auto"/>
    </w:pPr>
    <w:rPr>
      <w:noProof/>
    </w:rPr>
  </w:style>
  <w:style w:type="paragraph" w:styleId="20">
    <w:name w:val="toc 2"/>
    <w:basedOn w:val="a"/>
    <w:next w:val="a"/>
    <w:autoRedefine/>
    <w:uiPriority w:val="39"/>
    <w:unhideWhenUsed/>
    <w:rsid w:val="00014056"/>
    <w:pPr>
      <w:tabs>
        <w:tab w:val="left" w:pos="1100"/>
        <w:tab w:val="right" w:leader="dot" w:pos="9014"/>
      </w:tabs>
      <w:spacing w:after="100" w:line="288" w:lineRule="auto"/>
      <w:ind w:left="475"/>
    </w:pPr>
  </w:style>
  <w:style w:type="character" w:styleId="a4">
    <w:name w:val="Hyperlink"/>
    <w:basedOn w:val="a0"/>
    <w:uiPriority w:val="99"/>
    <w:unhideWhenUsed/>
    <w:rsid w:val="00F76621"/>
    <w:rPr>
      <w:color w:val="0000FF" w:themeColor="hyperlink"/>
      <w:u w:val="single"/>
    </w:rPr>
  </w:style>
  <w:style w:type="character" w:customStyle="1" w:styleId="4Char">
    <w:name w:val="标题 4 Char"/>
    <w:basedOn w:val="a0"/>
    <w:link w:val="4"/>
    <w:uiPriority w:val="9"/>
    <w:rsid w:val="002038B9"/>
    <w:rPr>
      <w:rFonts w:asciiTheme="majorHAnsi" w:eastAsiaTheme="majorEastAsia" w:hAnsiTheme="majorHAnsi" w:cstheme="majorBidi"/>
      <w:b/>
      <w:bCs/>
      <w:i/>
      <w:iCs/>
      <w:color w:val="4F81BD" w:themeColor="accent1"/>
      <w:sz w:val="24"/>
      <w:szCs w:val="24"/>
      <w:lang w:eastAsia="en-US"/>
    </w:rPr>
  </w:style>
  <w:style w:type="character" w:customStyle="1" w:styleId="5Char">
    <w:name w:val="标题 5 Char"/>
    <w:basedOn w:val="a0"/>
    <w:link w:val="5"/>
    <w:uiPriority w:val="9"/>
    <w:semiHidden/>
    <w:rsid w:val="002038B9"/>
    <w:rPr>
      <w:rFonts w:asciiTheme="majorHAnsi" w:eastAsiaTheme="majorEastAsia" w:hAnsiTheme="majorHAnsi" w:cstheme="majorBidi"/>
      <w:color w:val="243F60" w:themeColor="accent1" w:themeShade="7F"/>
      <w:sz w:val="24"/>
      <w:szCs w:val="24"/>
      <w:lang w:eastAsia="en-US"/>
    </w:rPr>
  </w:style>
  <w:style w:type="character" w:customStyle="1" w:styleId="6Char">
    <w:name w:val="标题 6 Char"/>
    <w:basedOn w:val="a0"/>
    <w:link w:val="6"/>
    <w:uiPriority w:val="9"/>
    <w:semiHidden/>
    <w:rsid w:val="002038B9"/>
    <w:rPr>
      <w:rFonts w:asciiTheme="majorHAnsi" w:eastAsiaTheme="majorEastAsia" w:hAnsiTheme="majorHAnsi" w:cstheme="majorBidi"/>
      <w:i/>
      <w:iCs/>
      <w:color w:val="243F60" w:themeColor="accent1" w:themeShade="7F"/>
      <w:sz w:val="24"/>
      <w:szCs w:val="24"/>
      <w:lang w:eastAsia="en-US"/>
    </w:rPr>
  </w:style>
  <w:style w:type="character" w:customStyle="1" w:styleId="7Char">
    <w:name w:val="标题 7 Char"/>
    <w:basedOn w:val="a0"/>
    <w:link w:val="7"/>
    <w:uiPriority w:val="9"/>
    <w:semiHidden/>
    <w:rsid w:val="002038B9"/>
    <w:rPr>
      <w:rFonts w:asciiTheme="majorHAnsi" w:eastAsiaTheme="majorEastAsia" w:hAnsiTheme="majorHAnsi" w:cstheme="majorBidi"/>
      <w:i/>
      <w:iCs/>
      <w:color w:val="404040" w:themeColor="text1" w:themeTint="BF"/>
      <w:sz w:val="24"/>
      <w:szCs w:val="24"/>
      <w:lang w:eastAsia="en-US"/>
    </w:rPr>
  </w:style>
  <w:style w:type="character" w:customStyle="1" w:styleId="8Char">
    <w:name w:val="标题 8 Char"/>
    <w:basedOn w:val="a0"/>
    <w:link w:val="8"/>
    <w:uiPriority w:val="9"/>
    <w:semiHidden/>
    <w:rsid w:val="002038B9"/>
    <w:rPr>
      <w:rFonts w:asciiTheme="majorHAnsi" w:eastAsiaTheme="majorEastAsia" w:hAnsiTheme="majorHAnsi" w:cstheme="majorBidi"/>
      <w:color w:val="404040" w:themeColor="text1" w:themeTint="BF"/>
      <w:sz w:val="20"/>
      <w:szCs w:val="20"/>
      <w:lang w:eastAsia="en-US"/>
    </w:rPr>
  </w:style>
  <w:style w:type="character" w:customStyle="1" w:styleId="9Char">
    <w:name w:val="标题 9 Char"/>
    <w:basedOn w:val="a0"/>
    <w:link w:val="9"/>
    <w:uiPriority w:val="9"/>
    <w:semiHidden/>
    <w:rsid w:val="002038B9"/>
    <w:rPr>
      <w:rFonts w:asciiTheme="majorHAnsi" w:eastAsiaTheme="majorEastAsia" w:hAnsiTheme="majorHAnsi" w:cstheme="majorBidi"/>
      <w:i/>
      <w:iCs/>
      <w:color w:val="404040" w:themeColor="text1" w:themeTint="BF"/>
      <w:sz w:val="20"/>
      <w:szCs w:val="20"/>
      <w:lang w:eastAsia="en-US"/>
    </w:rPr>
  </w:style>
  <w:style w:type="paragraph" w:styleId="30">
    <w:name w:val="toc 3"/>
    <w:basedOn w:val="a"/>
    <w:next w:val="a"/>
    <w:autoRedefine/>
    <w:uiPriority w:val="39"/>
    <w:unhideWhenUsed/>
    <w:rsid w:val="002038B9"/>
    <w:pPr>
      <w:spacing w:after="100"/>
      <w:ind w:left="480"/>
    </w:pPr>
  </w:style>
  <w:style w:type="paragraph" w:styleId="a5">
    <w:name w:val="Normal (Web)"/>
    <w:basedOn w:val="a"/>
    <w:uiPriority w:val="99"/>
    <w:semiHidden/>
    <w:unhideWhenUsed/>
    <w:rsid w:val="00CA2807"/>
    <w:pPr>
      <w:spacing w:before="100" w:beforeAutospacing="1" w:after="100" w:afterAutospacing="1"/>
    </w:pPr>
    <w:rPr>
      <w:rFonts w:eastAsia="Times New Roman"/>
      <w:lang w:eastAsia="zh-CN"/>
    </w:rPr>
  </w:style>
  <w:style w:type="character" w:customStyle="1" w:styleId="apple-converted-space">
    <w:name w:val="apple-converted-space"/>
    <w:basedOn w:val="a0"/>
    <w:rsid w:val="00CA2807"/>
  </w:style>
  <w:style w:type="paragraph" w:styleId="a6">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a7">
    <w:name w:val="header"/>
    <w:basedOn w:val="a"/>
    <w:link w:val="Char0"/>
    <w:uiPriority w:val="99"/>
    <w:unhideWhenUsed/>
    <w:rsid w:val="006F0490"/>
    <w:pPr>
      <w:tabs>
        <w:tab w:val="center" w:pos="4680"/>
        <w:tab w:val="right" w:pos="9360"/>
      </w:tabs>
      <w:spacing w:before="0" w:after="0"/>
    </w:pPr>
  </w:style>
  <w:style w:type="character" w:customStyle="1" w:styleId="Char0">
    <w:name w:val="页眉 Char"/>
    <w:basedOn w:val="a0"/>
    <w:link w:val="a7"/>
    <w:uiPriority w:val="99"/>
    <w:rsid w:val="006F0490"/>
    <w:rPr>
      <w:rFonts w:ascii="Times New Roman" w:eastAsia="PMingLiU" w:hAnsi="Times New Roman" w:cs="Times New Roman"/>
      <w:sz w:val="24"/>
      <w:szCs w:val="24"/>
      <w:lang w:eastAsia="en-US"/>
    </w:rPr>
  </w:style>
  <w:style w:type="paragraph" w:styleId="a8">
    <w:name w:val="footer"/>
    <w:basedOn w:val="a"/>
    <w:link w:val="Char1"/>
    <w:uiPriority w:val="99"/>
    <w:unhideWhenUsed/>
    <w:rsid w:val="006F0490"/>
    <w:pPr>
      <w:tabs>
        <w:tab w:val="center" w:pos="4680"/>
        <w:tab w:val="right" w:pos="9360"/>
      </w:tabs>
      <w:spacing w:before="0" w:after="0"/>
    </w:pPr>
  </w:style>
  <w:style w:type="character" w:customStyle="1" w:styleId="Char1">
    <w:name w:val="页脚 Char"/>
    <w:basedOn w:val="a0"/>
    <w:link w:val="a8"/>
    <w:uiPriority w:val="99"/>
    <w:rsid w:val="006F0490"/>
    <w:rPr>
      <w:rFonts w:ascii="Times New Roman" w:eastAsia="PMingLiU" w:hAnsi="Times New Roman" w:cs="Times New Roman"/>
      <w:sz w:val="24"/>
      <w:szCs w:val="24"/>
      <w:lang w:eastAsia="en-US"/>
    </w:rPr>
  </w:style>
  <w:style w:type="character" w:styleId="a9">
    <w:name w:val="page number"/>
    <w:basedOn w:val="a0"/>
    <w:rsid w:val="00FF24DD"/>
  </w:style>
  <w:style w:type="paragraph" w:styleId="aa">
    <w:name w:val="List Paragraph"/>
    <w:basedOn w:val="a"/>
    <w:uiPriority w:val="34"/>
    <w:qFormat/>
    <w:rsid w:val="00682425"/>
    <w:pPr>
      <w:spacing w:before="0" w:after="0"/>
      <w:ind w:left="720"/>
      <w:contextualSpacing/>
    </w:pPr>
  </w:style>
  <w:style w:type="paragraph" w:styleId="ab">
    <w:name w:val="endnote text"/>
    <w:basedOn w:val="a"/>
    <w:link w:val="Char2"/>
    <w:uiPriority w:val="99"/>
    <w:semiHidden/>
    <w:unhideWhenUsed/>
    <w:rsid w:val="00AC30B3"/>
    <w:pPr>
      <w:spacing w:before="0" w:after="0" w:line="240" w:lineRule="auto"/>
    </w:pPr>
    <w:rPr>
      <w:sz w:val="20"/>
      <w:szCs w:val="20"/>
    </w:rPr>
  </w:style>
  <w:style w:type="character" w:customStyle="1" w:styleId="Char2">
    <w:name w:val="尾注文本 Char"/>
    <w:basedOn w:val="a0"/>
    <w:link w:val="ab"/>
    <w:uiPriority w:val="99"/>
    <w:semiHidden/>
    <w:rsid w:val="00AC30B3"/>
    <w:rPr>
      <w:rFonts w:ascii="Times New Roman" w:eastAsia="PMingLiU" w:hAnsi="Times New Roman" w:cs="Times New Roman"/>
      <w:sz w:val="20"/>
      <w:szCs w:val="20"/>
      <w:lang w:eastAsia="en-US"/>
    </w:rPr>
  </w:style>
  <w:style w:type="character" w:styleId="ac">
    <w:name w:val="endnote reference"/>
    <w:basedOn w:val="a0"/>
    <w:uiPriority w:val="99"/>
    <w:semiHidden/>
    <w:unhideWhenUsed/>
    <w:rsid w:val="00AC30B3"/>
    <w:rPr>
      <w:vertAlign w:val="superscript"/>
    </w:rPr>
  </w:style>
  <w:style w:type="table" w:styleId="ad">
    <w:name w:val="Table Grid"/>
    <w:basedOn w:val="a1"/>
    <w:uiPriority w:val="39"/>
    <w:rsid w:val="00B06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basedOn w:val="a0"/>
    <w:uiPriority w:val="99"/>
    <w:semiHidden/>
    <w:unhideWhenUsed/>
    <w:rsid w:val="00431DFC"/>
    <w:rPr>
      <w:sz w:val="16"/>
      <w:szCs w:val="16"/>
    </w:rPr>
  </w:style>
  <w:style w:type="paragraph" w:styleId="af">
    <w:name w:val="annotation text"/>
    <w:basedOn w:val="a"/>
    <w:link w:val="Char3"/>
    <w:uiPriority w:val="99"/>
    <w:semiHidden/>
    <w:unhideWhenUsed/>
    <w:rsid w:val="00431DFC"/>
    <w:pPr>
      <w:spacing w:line="240" w:lineRule="auto"/>
    </w:pPr>
    <w:rPr>
      <w:sz w:val="20"/>
      <w:szCs w:val="20"/>
    </w:rPr>
  </w:style>
  <w:style w:type="character" w:customStyle="1" w:styleId="Char3">
    <w:name w:val="批注文字 Char"/>
    <w:basedOn w:val="a0"/>
    <w:link w:val="af"/>
    <w:uiPriority w:val="99"/>
    <w:semiHidden/>
    <w:rsid w:val="00431DFC"/>
    <w:rPr>
      <w:rFonts w:ascii="Times New Roman" w:eastAsia="PMingLiU" w:hAnsi="Times New Roman" w:cs="Times New Roman"/>
      <w:sz w:val="20"/>
      <w:szCs w:val="20"/>
      <w:lang w:eastAsia="en-US"/>
    </w:rPr>
  </w:style>
  <w:style w:type="paragraph" w:styleId="af0">
    <w:name w:val="annotation subject"/>
    <w:basedOn w:val="af"/>
    <w:next w:val="af"/>
    <w:link w:val="Char4"/>
    <w:uiPriority w:val="99"/>
    <w:semiHidden/>
    <w:unhideWhenUsed/>
    <w:rsid w:val="00431DFC"/>
    <w:rPr>
      <w:b/>
      <w:bCs/>
    </w:rPr>
  </w:style>
  <w:style w:type="character" w:customStyle="1" w:styleId="Char4">
    <w:name w:val="批注主题 Char"/>
    <w:basedOn w:val="Char3"/>
    <w:link w:val="af0"/>
    <w:uiPriority w:val="99"/>
    <w:semiHidden/>
    <w:rsid w:val="00431DFC"/>
    <w:rPr>
      <w:rFonts w:ascii="Times New Roman" w:eastAsia="PMingLiU" w:hAnsi="Times New Roman" w:cs="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9825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www.sugarcrm.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ltgame.com/about.asp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talkincloud.com/sugarcrm-wins-ibms-crm-business-ibm-unveils-new-bi-tool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6E80D604154B3984EEDEB3BC146D6C"/>
        <w:category>
          <w:name w:val="General"/>
          <w:gallery w:val="placeholder"/>
        </w:category>
        <w:types>
          <w:type w:val="bbPlcHdr"/>
        </w:types>
        <w:behaviors>
          <w:behavior w:val="content"/>
        </w:behaviors>
        <w:guid w:val="{9980A685-D761-4A44-B61B-6245A1542822}"/>
      </w:docPartPr>
      <w:docPartBody>
        <w:p w:rsidR="00D8297D" w:rsidRDefault="003A5D38" w:rsidP="003A5D38">
          <w:pPr>
            <w:pStyle w:val="CD6E80D604154B3984EEDEB3BC146D6C"/>
          </w:pPr>
          <w:r w:rsidRPr="002C579C">
            <w:rPr>
              <w:rStyle w:val="a3"/>
            </w:rPr>
            <w:t>Click here to enter text.</w:t>
          </w:r>
        </w:p>
      </w:docPartBody>
    </w:docPart>
    <w:docPart>
      <w:docPartPr>
        <w:name w:val="AA2E922A83AE4DDCAC483CFAB64F9DAF"/>
        <w:category>
          <w:name w:val="General"/>
          <w:gallery w:val="placeholder"/>
        </w:category>
        <w:types>
          <w:type w:val="bbPlcHdr"/>
        </w:types>
        <w:behaviors>
          <w:behavior w:val="content"/>
        </w:behaviors>
        <w:guid w:val="{46AA580C-B548-4416-8BD8-912AE9BD8E4D}"/>
      </w:docPartPr>
      <w:docPartBody>
        <w:p w:rsidR="00D8297D" w:rsidRDefault="003A5D38" w:rsidP="003A5D38">
          <w:pPr>
            <w:pStyle w:val="AA2E922A83AE4DDCAC483CFAB64F9DAF"/>
          </w:pPr>
          <w:r w:rsidRPr="002C579C">
            <w:rPr>
              <w:rStyle w:val="a3"/>
            </w:rPr>
            <w:t>Click here to enter text.</w:t>
          </w:r>
        </w:p>
      </w:docPartBody>
    </w:docPart>
    <w:docPart>
      <w:docPartPr>
        <w:name w:val="E69D73DD461E4A6AAD2DF5C8F718732A"/>
        <w:category>
          <w:name w:val="General"/>
          <w:gallery w:val="placeholder"/>
        </w:category>
        <w:types>
          <w:type w:val="bbPlcHdr"/>
        </w:types>
        <w:behaviors>
          <w:behavior w:val="content"/>
        </w:behaviors>
        <w:guid w:val="{662CB6E0-84A4-4E23-B2A8-93D6B6A3482F}"/>
      </w:docPartPr>
      <w:docPartBody>
        <w:p w:rsidR="00D8297D" w:rsidRDefault="003A5D38" w:rsidP="003A5D38">
          <w:pPr>
            <w:pStyle w:val="E69D73DD461E4A6AAD2DF5C8F718732A"/>
          </w:pPr>
          <w:r w:rsidRPr="002C579C">
            <w:rPr>
              <w:rStyle w:val="a3"/>
            </w:rPr>
            <w:t>Click here to enter text.</w:t>
          </w:r>
        </w:p>
      </w:docPartBody>
    </w:docPart>
    <w:docPart>
      <w:docPartPr>
        <w:name w:val="19FC3BC5E14A4ECA93D765F8AB04FAE1"/>
        <w:category>
          <w:name w:val="General"/>
          <w:gallery w:val="placeholder"/>
        </w:category>
        <w:types>
          <w:type w:val="bbPlcHdr"/>
        </w:types>
        <w:behaviors>
          <w:behavior w:val="content"/>
        </w:behaviors>
        <w:guid w:val="{86A3D003-261C-4A05-86E9-2BA7D4FC191E}"/>
      </w:docPartPr>
      <w:docPartBody>
        <w:p w:rsidR="00D8297D" w:rsidRDefault="003A5D38" w:rsidP="003A5D38">
          <w:pPr>
            <w:pStyle w:val="19FC3BC5E14A4ECA93D765F8AB04FAE1"/>
          </w:pPr>
          <w:r w:rsidRPr="002C579C">
            <w:rPr>
              <w:rStyle w:val="a3"/>
            </w:rPr>
            <w:t>Click here to enter text.</w:t>
          </w:r>
        </w:p>
      </w:docPartBody>
    </w:docPart>
    <w:docPart>
      <w:docPartPr>
        <w:name w:val="E3B40CFE94D54684A4A749BB4F28A65C"/>
        <w:category>
          <w:name w:val="General"/>
          <w:gallery w:val="placeholder"/>
        </w:category>
        <w:types>
          <w:type w:val="bbPlcHdr"/>
        </w:types>
        <w:behaviors>
          <w:behavior w:val="content"/>
        </w:behaviors>
        <w:guid w:val="{0013337A-77A1-476F-B23E-BADB350B0EE9}"/>
      </w:docPartPr>
      <w:docPartBody>
        <w:p w:rsidR="00D8297D" w:rsidRDefault="003A5D38" w:rsidP="003A5D38">
          <w:pPr>
            <w:pStyle w:val="E3B40CFE94D54684A4A749BB4F28A65C"/>
          </w:pPr>
          <w:r w:rsidRPr="002C579C">
            <w:rPr>
              <w:rStyle w:val="a3"/>
            </w:rPr>
            <w:t>Click here to enter text.</w:t>
          </w:r>
        </w:p>
      </w:docPartBody>
    </w:docPart>
    <w:docPart>
      <w:docPartPr>
        <w:name w:val="60FB754734D44F5098928A68F6549BDE"/>
        <w:category>
          <w:name w:val="General"/>
          <w:gallery w:val="placeholder"/>
        </w:category>
        <w:types>
          <w:type w:val="bbPlcHdr"/>
        </w:types>
        <w:behaviors>
          <w:behavior w:val="content"/>
        </w:behaviors>
        <w:guid w:val="{4DBF376F-7309-4C74-997B-1EEF0EE526D5}"/>
      </w:docPartPr>
      <w:docPartBody>
        <w:p w:rsidR="00D8297D" w:rsidRDefault="003A5D38" w:rsidP="003A5D38">
          <w:pPr>
            <w:pStyle w:val="60FB754734D44F5098928A68F6549BDE"/>
          </w:pPr>
          <w:r w:rsidRPr="002C579C">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insDel="0" w:formatting="0" w:inkAnnotations="0"/>
  <w:defaultTabStop w:val="720"/>
  <w:characterSpacingControl w:val="doNotCompress"/>
  <w:compat>
    <w:useFELayout/>
    <w:compatSetting w:name="compatibilityMode" w:uri="http://schemas.microsoft.com/office/word" w:val="12"/>
  </w:compat>
  <w:rsids>
    <w:rsidRoot w:val="003A5D38"/>
    <w:rsid w:val="00150100"/>
    <w:rsid w:val="001A68DB"/>
    <w:rsid w:val="001F3518"/>
    <w:rsid w:val="002B2CC3"/>
    <w:rsid w:val="002B7EE7"/>
    <w:rsid w:val="002C728D"/>
    <w:rsid w:val="003032AF"/>
    <w:rsid w:val="003A5D38"/>
    <w:rsid w:val="003C25A3"/>
    <w:rsid w:val="004148DE"/>
    <w:rsid w:val="005903AB"/>
    <w:rsid w:val="005975A8"/>
    <w:rsid w:val="005A4A62"/>
    <w:rsid w:val="005C5B1E"/>
    <w:rsid w:val="00616BC8"/>
    <w:rsid w:val="0064052E"/>
    <w:rsid w:val="006E65F6"/>
    <w:rsid w:val="00716DD0"/>
    <w:rsid w:val="00753358"/>
    <w:rsid w:val="007761C4"/>
    <w:rsid w:val="007B6175"/>
    <w:rsid w:val="00907CD7"/>
    <w:rsid w:val="00936828"/>
    <w:rsid w:val="00994952"/>
    <w:rsid w:val="009E317C"/>
    <w:rsid w:val="009F280C"/>
    <w:rsid w:val="00A54C66"/>
    <w:rsid w:val="00AD1E07"/>
    <w:rsid w:val="00B152B7"/>
    <w:rsid w:val="00B337E2"/>
    <w:rsid w:val="00B41755"/>
    <w:rsid w:val="00B92352"/>
    <w:rsid w:val="00BE2FE5"/>
    <w:rsid w:val="00CA5E83"/>
    <w:rsid w:val="00D162CA"/>
    <w:rsid w:val="00D8297D"/>
    <w:rsid w:val="00E31F4E"/>
    <w:rsid w:val="00E62D96"/>
    <w:rsid w:val="00EA14D8"/>
    <w:rsid w:val="00EA3F26"/>
    <w:rsid w:val="00F3348D"/>
    <w:rsid w:val="00F45A06"/>
    <w:rsid w:val="00F827EA"/>
    <w:rsid w:val="00F930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297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5D38"/>
    <w:rPr>
      <w:color w:val="808080"/>
    </w:rPr>
  </w:style>
  <w:style w:type="paragraph" w:customStyle="1" w:styleId="CD6E80D604154B3984EEDEB3BC146D6C">
    <w:name w:val="CD6E80D604154B3984EEDEB3BC146D6C"/>
    <w:rsid w:val="003A5D38"/>
  </w:style>
  <w:style w:type="paragraph" w:customStyle="1" w:styleId="AA2E922A83AE4DDCAC483CFAB64F9DAF">
    <w:name w:val="AA2E922A83AE4DDCAC483CFAB64F9DAF"/>
    <w:rsid w:val="003A5D38"/>
  </w:style>
  <w:style w:type="paragraph" w:customStyle="1" w:styleId="E69D73DD461E4A6AAD2DF5C8F718732A">
    <w:name w:val="E69D73DD461E4A6AAD2DF5C8F718732A"/>
    <w:rsid w:val="003A5D38"/>
  </w:style>
  <w:style w:type="paragraph" w:customStyle="1" w:styleId="19FC3BC5E14A4ECA93D765F8AB04FAE1">
    <w:name w:val="19FC3BC5E14A4ECA93D765F8AB04FAE1"/>
    <w:rsid w:val="003A5D38"/>
  </w:style>
  <w:style w:type="paragraph" w:customStyle="1" w:styleId="07166D43E95442EA99400D23DC838388">
    <w:name w:val="07166D43E95442EA99400D23DC838388"/>
    <w:rsid w:val="003A5D38"/>
  </w:style>
  <w:style w:type="paragraph" w:customStyle="1" w:styleId="93698A61B32443DFAA58664763DBC30E">
    <w:name w:val="93698A61B32443DFAA58664763DBC30E"/>
    <w:rsid w:val="003A5D38"/>
  </w:style>
  <w:style w:type="paragraph" w:customStyle="1" w:styleId="E3B40CFE94D54684A4A749BB4F28A65C">
    <w:name w:val="E3B40CFE94D54684A4A749BB4F28A65C"/>
    <w:rsid w:val="003A5D38"/>
  </w:style>
  <w:style w:type="paragraph" w:customStyle="1" w:styleId="60FB754734D44F5098928A68F6549BDE">
    <w:name w:val="60FB754734D44F5098928A68F6549BDE"/>
    <w:rsid w:val="003A5D38"/>
  </w:style>
  <w:style w:type="paragraph" w:customStyle="1" w:styleId="356B55393A6F4229B31537BEA537CA7B">
    <w:name w:val="356B55393A6F4229B31537BEA537CA7B"/>
    <w:rsid w:val="00EA14D8"/>
    <w:pPr>
      <w:widowControl w:val="0"/>
      <w:spacing w:after="0" w:line="240" w:lineRule="auto"/>
      <w:jc w:val="both"/>
    </w:pPr>
    <w:rPr>
      <w:kern w:val="2"/>
      <w:sz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26E155-D3A2-4C31-9E40-C9FC31466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29</Pages>
  <Words>4379</Words>
  <Characters>24961</Characters>
  <Application>Microsoft Office Word</Application>
  <DocSecurity>0</DocSecurity>
  <Lines>208</Lines>
  <Paragraphs>58</Paragraphs>
  <ScaleCrop>false</ScaleCrop>
  <HeadingPairs>
    <vt:vector size="4" baseType="variant">
      <vt:variant>
        <vt:lpstr>Title</vt:lpstr>
      </vt:variant>
      <vt:variant>
        <vt:i4>1</vt:i4>
      </vt:variant>
      <vt:variant>
        <vt:lpstr>标题</vt:lpstr>
      </vt:variant>
      <vt:variant>
        <vt:i4>28</vt:i4>
      </vt:variant>
    </vt:vector>
  </HeadingPairs>
  <TitlesOfParts>
    <vt:vector size="29" baseType="lpstr">
      <vt:lpstr/>
      <vt:lpstr>Introduction</vt:lpstr>
      <vt:lpstr>    Overview</vt:lpstr>
      <vt:lpstr>    Objectives</vt:lpstr>
      <vt:lpstr>Background</vt:lpstr>
      <vt:lpstr>Methodology</vt:lpstr>
      <vt:lpstr>    Requirement Elicitation</vt:lpstr>
      <vt:lpstr>        Observation</vt:lpstr>
      <vt:lpstr>        Scenario for SugarCRM</vt:lpstr>
      <vt:lpstr>        Finding Problem</vt:lpstr>
      <vt:lpstr>    Requirement Specification</vt:lpstr>
      <vt:lpstr>        Functional requirements</vt:lpstr>
      <vt:lpstr>        Non-functional requirements</vt:lpstr>
      <vt:lpstr>        Domain requirements</vt:lpstr>
      <vt:lpstr>System Implementation</vt:lpstr>
      <vt:lpstr>    Platforms</vt:lpstr>
      <vt:lpstr>    4.2	Architecture</vt:lpstr>
      <vt:lpstr>    Data Modelling</vt:lpstr>
      <vt:lpstr>        Identifying entity type</vt:lpstr>
      <vt:lpstr>    Enhancement to existing system</vt:lpstr>
      <vt:lpstr>    Key problems and their solutions</vt:lpstr>
      <vt:lpstr>Results and discussion</vt:lpstr>
      <vt:lpstr>    Project Outcome    </vt:lpstr>
      <vt:lpstr>    System evaluation </vt:lpstr>
      <vt:lpstr>        Test Case  </vt:lpstr>
      <vt:lpstr>Appendix</vt:lpstr>
      <vt:lpstr>    Project plan</vt:lpstr>
      <vt:lpstr>Refernces</vt:lpstr>
      <vt:lpstr>    Peer Assessment Form</vt:lpstr>
    </vt:vector>
  </TitlesOfParts>
  <Company>ccc</Company>
  <LinksUpToDate>false</LinksUpToDate>
  <CharactersWithSpaces>29282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dc:creator>
  <cp:lastModifiedBy>Jyun Asakura</cp:lastModifiedBy>
  <cp:revision>4</cp:revision>
  <dcterms:created xsi:type="dcterms:W3CDTF">2014-11-05T17:07:00Z</dcterms:created>
  <dcterms:modified xsi:type="dcterms:W3CDTF">2014-11-08T16:56:00Z</dcterms:modified>
</cp:coreProperties>
</file>